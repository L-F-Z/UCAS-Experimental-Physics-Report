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3626" w:rsidRPr="007F3C91" w:rsidRDefault="00C742AB" w:rsidP="00C742AB">
      <w:pPr>
        <w:jc w:val="left"/>
        <w:rPr>
          <w:rFonts w:ascii="宋体" w:hAnsi="宋体"/>
          <w:b/>
          <w:sz w:val="36"/>
          <w:szCs w:val="44"/>
        </w:rPr>
      </w:pPr>
      <w:bookmarkStart w:id="0" w:name="_Hlk498338664"/>
      <w:bookmarkEnd w:id="0"/>
      <w:r w:rsidRPr="00C742AB">
        <w:rPr>
          <w:rFonts w:ascii="黑体" w:eastAsia="黑体" w:hAnsi="黑体"/>
          <w:noProof/>
        </w:rPr>
        <mc:AlternateContent>
          <mc:Choice Requires="wps">
            <w:drawing>
              <wp:anchor distT="45720" distB="45720" distL="114300" distR="114300" simplePos="0" relativeHeight="251650560" behindDoc="0" locked="0" layoutInCell="1" allowOverlap="1" wp14:anchorId="659FCE3A" wp14:editId="3EB7640F">
                <wp:simplePos x="0" y="0"/>
                <wp:positionH relativeFrom="page">
                  <wp:posOffset>5210175</wp:posOffset>
                </wp:positionH>
                <wp:positionV relativeFrom="paragraph">
                  <wp:posOffset>-167640</wp:posOffset>
                </wp:positionV>
                <wp:extent cx="2009775" cy="488950"/>
                <wp:effectExtent l="0" t="0" r="9525" b="635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488950"/>
                        </a:xfrm>
                        <a:prstGeom prst="rect">
                          <a:avLst/>
                        </a:prstGeom>
                        <a:solidFill>
                          <a:srgbClr val="FFFFFF"/>
                        </a:solidFill>
                        <a:ln w="9525">
                          <a:noFill/>
                          <a:miter lim="800000"/>
                          <a:headEnd/>
                          <a:tailEnd/>
                        </a:ln>
                      </wps:spPr>
                      <wps:txbx>
                        <w:txbxContent>
                          <w:p w:rsidR="002C1673" w:rsidRPr="00C742AB" w:rsidRDefault="002C1673">
                            <w:pPr>
                              <w:rPr>
                                <w:sz w:val="36"/>
                              </w:rPr>
                            </w:pPr>
                            <w:r w:rsidRPr="00C742AB">
                              <w:rPr>
                                <w:rFonts w:hint="eastAsia"/>
                                <w:sz w:val="36"/>
                              </w:rPr>
                              <w:t>分组号：</w:t>
                            </w:r>
                            <w:r>
                              <w:rPr>
                                <w:rFonts w:hint="eastAsia"/>
                                <w:sz w:val="36"/>
                              </w:rPr>
                              <w:t xml:space="preserve"> </w:t>
                            </w:r>
                            <w:r w:rsidRPr="00C742AB">
                              <w:rPr>
                                <w:color w:val="FF0000"/>
                                <w:sz w:val="40"/>
                              </w:rPr>
                              <w:t>0</w:t>
                            </w:r>
                            <w:r>
                              <w:rPr>
                                <w:color w:val="FF0000"/>
                                <w:sz w:val="40"/>
                              </w:rPr>
                              <w:t>1</w:t>
                            </w:r>
                            <w:r w:rsidRPr="00C742AB">
                              <w:rPr>
                                <w:rFonts w:hint="eastAsia"/>
                                <w:sz w:val="40"/>
                              </w:rPr>
                              <w:t>—</w:t>
                            </w:r>
                            <w:r>
                              <w:rPr>
                                <w:rFonts w:hint="eastAsia"/>
                                <w:color w:val="FF0000"/>
                                <w:sz w:val="40"/>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9FCE3A" id="_x0000_t202" coordsize="21600,21600" o:spt="202" path="m,l,21600r21600,l21600,xe">
                <v:stroke joinstyle="miter"/>
                <v:path gradientshapeok="t" o:connecttype="rect"/>
              </v:shapetype>
              <v:shape id="文本框 2" o:spid="_x0000_s1026" type="#_x0000_t202" style="position:absolute;margin-left:410.25pt;margin-top:-13.2pt;width:158.25pt;height:38.5pt;z-index:2516505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" stroked="f">
                <v:textbox>
                  <w:txbxContent>
                    <w:p w:rsidR="002C1673" w:rsidRPr="00C742AB" w:rsidRDefault="002C1673">
                      <w:pPr>
                        <w:rPr>
                          <w:sz w:val="36"/>
                        </w:rPr>
                      </w:pPr>
                      <w:r w:rsidRPr="00C742AB">
                        <w:rPr>
                          <w:rFonts w:hint="eastAsia"/>
                          <w:sz w:val="36"/>
                        </w:rPr>
                        <w:t>分组号：</w:t>
                      </w:r>
                      <w:r>
                        <w:rPr>
                          <w:rFonts w:hint="eastAsia"/>
                          <w:sz w:val="36"/>
                        </w:rPr>
                        <w:t xml:space="preserve"> </w:t>
                      </w:r>
                      <w:r w:rsidRPr="00C742AB">
                        <w:rPr>
                          <w:color w:val="FF0000"/>
                          <w:sz w:val="40"/>
                        </w:rPr>
                        <w:t>0</w:t>
                      </w:r>
                      <w:r>
                        <w:rPr>
                          <w:color w:val="FF0000"/>
                          <w:sz w:val="40"/>
                        </w:rPr>
                        <w:t>1</w:t>
                      </w:r>
                      <w:r w:rsidRPr="00C742AB">
                        <w:rPr>
                          <w:rFonts w:hint="eastAsia"/>
                          <w:sz w:val="40"/>
                        </w:rPr>
                        <w:t>—</w:t>
                      </w:r>
                      <w:r>
                        <w:rPr>
                          <w:rFonts w:hint="eastAsia"/>
                          <w:color w:val="FF0000"/>
                          <w:sz w:val="40"/>
                        </w:rPr>
                        <w:t>9</w:t>
                      </w:r>
                    </w:p>
                  </w:txbxContent>
                </v:textbox>
                <w10:wrap anchorx="page"/>
              </v:shape>
            </w:pict>
          </mc:Fallback>
        </mc:AlternateContent>
      </w:r>
      <w:r w:rsidR="007F3C91" w:rsidRPr="002F0D34">
        <w:rPr>
          <w:rFonts w:ascii="宋体" w:hAnsi="宋体" w:hint="eastAsia"/>
          <w:b/>
          <w:spacing w:val="98"/>
          <w:kern w:val="0"/>
          <w:sz w:val="36"/>
          <w:szCs w:val="44"/>
          <w:fitText w:val="6502" w:id="1524329216"/>
        </w:rPr>
        <w:t>《</w:t>
      </w:r>
      <w:r w:rsidR="007F3C91" w:rsidRPr="002F0D34">
        <w:rPr>
          <w:rFonts w:ascii="宋体" w:hAnsi="宋体"/>
          <w:b/>
          <w:spacing w:val="98"/>
          <w:kern w:val="0"/>
          <w:sz w:val="36"/>
          <w:szCs w:val="44"/>
          <w:fitText w:val="6502" w:id="1524329216"/>
        </w:rPr>
        <w:t>基础物理实验</w:t>
      </w:r>
      <w:r w:rsidR="007F3C91" w:rsidRPr="002F0D34">
        <w:rPr>
          <w:rFonts w:ascii="宋体" w:hAnsi="宋体" w:hint="eastAsia"/>
          <w:b/>
          <w:spacing w:val="98"/>
          <w:kern w:val="0"/>
          <w:sz w:val="36"/>
          <w:szCs w:val="44"/>
          <w:fitText w:val="6502" w:id="1524329216"/>
        </w:rPr>
        <w:t>》实验报</w:t>
      </w:r>
      <w:r w:rsidR="007F3C91" w:rsidRPr="002F0D34">
        <w:rPr>
          <w:rFonts w:ascii="宋体" w:hAnsi="宋体" w:hint="eastAsia"/>
          <w:b/>
          <w:spacing w:val="5"/>
          <w:kern w:val="0"/>
          <w:sz w:val="36"/>
          <w:szCs w:val="44"/>
          <w:fitText w:val="6502" w:id="1524329216"/>
        </w:rPr>
        <w:t>告</w:t>
      </w:r>
      <w:r>
        <w:rPr>
          <w:rFonts w:ascii="宋体" w:hAnsi="宋体" w:hint="eastAsia"/>
          <w:b/>
          <w:kern w:val="0"/>
          <w:sz w:val="36"/>
          <w:szCs w:val="44"/>
        </w:rPr>
        <w:t xml:space="preserve">  </w:t>
      </w:r>
    </w:p>
    <w:p w:rsidR="003E1856" w:rsidRDefault="003E1856" w:rsidP="007F3C91">
      <w:pPr>
        <w:spacing w:beforeLines="50" w:before="156"/>
        <w:rPr>
          <w:rFonts w:ascii="楷体" w:eastAsia="楷体" w:hAnsi="楷体"/>
          <w:szCs w:val="28"/>
        </w:rPr>
      </w:pPr>
      <w:r>
        <w:rPr>
          <w:rFonts w:ascii="楷体" w:eastAsia="楷体" w:hAnsi="楷体"/>
          <w:szCs w:val="28"/>
        </w:rPr>
        <w:t>实验名称</w:t>
      </w:r>
      <w:r>
        <w:rPr>
          <w:rFonts w:ascii="楷体" w:eastAsia="楷体" w:hAnsi="楷体" w:hint="eastAsia"/>
          <w:szCs w:val="28"/>
        </w:rPr>
        <w:t xml:space="preserve"> </w:t>
      </w:r>
      <w:r w:rsidRPr="003E1856">
        <w:rPr>
          <w:rFonts w:ascii="楷体" w:eastAsia="楷体" w:hAnsi="楷体" w:hint="eastAsia"/>
          <w:szCs w:val="28"/>
          <w:u w:val="single"/>
        </w:rPr>
        <w:t xml:space="preserve"> </w:t>
      </w:r>
      <w:r w:rsidR="003278ED">
        <w:rPr>
          <w:rFonts w:ascii="楷体" w:eastAsia="楷体" w:hAnsi="楷体" w:hint="eastAsia"/>
          <w:szCs w:val="28"/>
          <w:u w:val="single"/>
        </w:rPr>
        <w:t xml:space="preserve"> </w:t>
      </w:r>
      <w:r w:rsidR="003278ED">
        <w:rPr>
          <w:rFonts w:ascii="楷体" w:eastAsia="楷体" w:hAnsi="楷体"/>
          <w:szCs w:val="28"/>
          <w:u w:val="single"/>
        </w:rPr>
        <w:t xml:space="preserve">     </w:t>
      </w:r>
      <w:r w:rsidRPr="003E1856">
        <w:rPr>
          <w:rFonts w:ascii="楷体" w:eastAsia="楷体" w:hAnsi="楷体"/>
          <w:szCs w:val="28"/>
          <w:u w:val="single"/>
        </w:rPr>
        <w:t xml:space="preserve">   </w:t>
      </w:r>
      <w:r w:rsidR="007F3C91" w:rsidRPr="00DC20C7">
        <w:rPr>
          <w:rFonts w:ascii="楷体" w:eastAsia="楷体" w:hAnsi="楷体"/>
          <w:szCs w:val="28"/>
          <w:u w:val="single"/>
        </w:rPr>
        <w:t xml:space="preserve"> </w:t>
      </w:r>
      <w:r w:rsidR="00C742AB" w:rsidRPr="00DC20C7">
        <w:rPr>
          <w:rFonts w:ascii="楷体" w:eastAsia="楷体" w:hAnsi="楷体"/>
          <w:szCs w:val="28"/>
          <w:u w:val="single"/>
        </w:rPr>
        <w:t xml:space="preserve"> </w:t>
      </w:r>
      <w:r w:rsidR="007F3C91">
        <w:rPr>
          <w:rFonts w:ascii="楷体" w:eastAsia="楷体" w:hAnsi="楷体"/>
          <w:szCs w:val="28"/>
          <w:u w:val="single"/>
        </w:rPr>
        <w:t xml:space="preserve">  </w:t>
      </w:r>
      <w:r w:rsidR="00C03882">
        <w:rPr>
          <w:rFonts w:ascii="楷体" w:eastAsia="楷体" w:hAnsi="楷体"/>
          <w:szCs w:val="28"/>
          <w:u w:val="single"/>
        </w:rPr>
        <w:t xml:space="preserve">  </w:t>
      </w:r>
      <w:r w:rsidR="00C03882">
        <w:rPr>
          <w:rFonts w:ascii="楷体" w:eastAsia="楷体" w:hAnsi="楷体" w:hint="eastAsia"/>
          <w:szCs w:val="28"/>
          <w:u w:val="single"/>
        </w:rPr>
        <w:t xml:space="preserve">温度与热导率的测量 </w:t>
      </w:r>
      <w:r w:rsidR="00C03882">
        <w:rPr>
          <w:rFonts w:ascii="楷体" w:eastAsia="楷体" w:hAnsi="楷体"/>
          <w:szCs w:val="28"/>
          <w:u w:val="single"/>
        </w:rPr>
        <w:t xml:space="preserve">   </w:t>
      </w:r>
      <w:r w:rsidR="00DC20C7">
        <w:rPr>
          <w:rFonts w:ascii="楷体" w:eastAsia="楷体" w:hAnsi="楷体"/>
          <w:szCs w:val="28"/>
          <w:u w:val="single"/>
        </w:rPr>
        <w:t xml:space="preserve">   </w:t>
      </w:r>
      <w:r w:rsidR="007F3C91">
        <w:rPr>
          <w:rFonts w:ascii="楷体" w:eastAsia="楷体" w:hAnsi="楷体"/>
          <w:szCs w:val="28"/>
          <w:u w:val="single"/>
        </w:rPr>
        <w:t xml:space="preserve"> </w:t>
      </w:r>
      <w:r w:rsidR="009E1FB6">
        <w:rPr>
          <w:rFonts w:ascii="楷体" w:eastAsia="楷体" w:hAnsi="楷体"/>
          <w:szCs w:val="28"/>
          <w:u w:val="single"/>
        </w:rPr>
        <w:t xml:space="preserve">        </w:t>
      </w:r>
      <w:r w:rsidR="007F3C91">
        <w:rPr>
          <w:rFonts w:ascii="楷体" w:eastAsia="楷体" w:hAnsi="楷体"/>
          <w:szCs w:val="28"/>
          <w:u w:val="single"/>
        </w:rPr>
        <w:t xml:space="preserve">   </w:t>
      </w:r>
      <w:r w:rsidR="00C33F42">
        <w:rPr>
          <w:rFonts w:ascii="楷体" w:eastAsia="楷体" w:hAnsi="楷体"/>
          <w:szCs w:val="28"/>
          <w:u w:val="single"/>
        </w:rPr>
        <w:t xml:space="preserve"> </w:t>
      </w:r>
      <w:r w:rsidR="00C742AB">
        <w:rPr>
          <w:rFonts w:ascii="楷体" w:eastAsia="楷体" w:hAnsi="楷体" w:hint="eastAsia"/>
          <w:kern w:val="0"/>
          <w:szCs w:val="28"/>
        </w:rPr>
        <w:t>指导教师</w:t>
      </w:r>
      <w:r w:rsidR="00C33F42" w:rsidRPr="007F3C91">
        <w:rPr>
          <w:rFonts w:ascii="楷体" w:eastAsia="楷体" w:hAnsi="楷体"/>
          <w:sz w:val="36"/>
          <w:szCs w:val="28"/>
          <w:u w:val="single"/>
        </w:rPr>
        <w:t xml:space="preserve">  </w:t>
      </w:r>
      <w:r w:rsidR="00B50E54">
        <w:rPr>
          <w:rFonts w:ascii="楷体" w:eastAsia="楷体" w:hAnsi="楷体"/>
          <w:sz w:val="36"/>
          <w:szCs w:val="28"/>
          <w:u w:val="single"/>
        </w:rPr>
        <w:t xml:space="preserve"> </w:t>
      </w:r>
      <w:r w:rsidR="00C03882">
        <w:rPr>
          <w:rFonts w:ascii="楷体" w:eastAsia="楷体" w:hAnsi="楷体" w:hint="eastAsia"/>
          <w:kern w:val="0"/>
          <w:szCs w:val="28"/>
          <w:u w:val="single"/>
        </w:rPr>
        <w:t xml:space="preserve"> </w:t>
      </w:r>
      <w:r w:rsidR="00C03882">
        <w:rPr>
          <w:rFonts w:ascii="楷体" w:eastAsia="楷体" w:hAnsi="楷体"/>
          <w:kern w:val="0"/>
          <w:szCs w:val="28"/>
          <w:u w:val="single"/>
        </w:rPr>
        <w:t xml:space="preserve"> </w:t>
      </w:r>
      <w:r w:rsidR="00C03882">
        <w:rPr>
          <w:rFonts w:ascii="楷体" w:eastAsia="楷体" w:hAnsi="楷体" w:hint="eastAsia"/>
          <w:kern w:val="0"/>
          <w:szCs w:val="28"/>
          <w:u w:val="single"/>
        </w:rPr>
        <w:t>张磊</w:t>
      </w:r>
      <w:r w:rsidR="00B50E54">
        <w:rPr>
          <w:rFonts w:ascii="楷体" w:eastAsia="楷体" w:hAnsi="楷体"/>
          <w:sz w:val="36"/>
          <w:szCs w:val="28"/>
          <w:u w:val="single"/>
        </w:rPr>
        <w:t xml:space="preserve">  </w:t>
      </w:r>
      <w:r w:rsidR="00C742AB">
        <w:rPr>
          <w:rFonts w:ascii="楷体" w:eastAsia="楷体" w:hAnsi="楷体"/>
          <w:sz w:val="36"/>
          <w:szCs w:val="28"/>
          <w:u w:val="single"/>
        </w:rPr>
        <w:t xml:space="preserve"> </w:t>
      </w:r>
      <w:r w:rsidR="00B50E54">
        <w:rPr>
          <w:rFonts w:ascii="楷体" w:eastAsia="楷体" w:hAnsi="楷体"/>
          <w:sz w:val="36"/>
          <w:szCs w:val="28"/>
          <w:u w:val="single"/>
        </w:rPr>
        <w:t xml:space="preserve"> </w:t>
      </w:r>
    </w:p>
    <w:p w:rsidR="00DC20C7" w:rsidRDefault="008D3626" w:rsidP="007F3C91">
      <w:pPr>
        <w:rPr>
          <w:rFonts w:ascii="楷体" w:eastAsia="楷体" w:hAnsi="楷体"/>
          <w:kern w:val="0"/>
          <w:szCs w:val="28"/>
          <w:u w:val="single"/>
        </w:rPr>
      </w:pPr>
      <w:r w:rsidRPr="0037564A">
        <w:rPr>
          <w:rFonts w:ascii="楷体" w:eastAsia="楷体" w:hAnsi="楷体"/>
          <w:spacing w:val="210"/>
          <w:kern w:val="0"/>
          <w:szCs w:val="28"/>
          <w:fitText w:val="840" w:id="1524331520"/>
        </w:rPr>
        <w:t>姓</w:t>
      </w:r>
      <w:r w:rsidRPr="0037564A">
        <w:rPr>
          <w:rFonts w:ascii="楷体" w:eastAsia="楷体" w:hAnsi="楷体"/>
          <w:kern w:val="0"/>
          <w:szCs w:val="28"/>
          <w:fitText w:val="840" w:id="1524331520"/>
        </w:rPr>
        <w:t>名</w:t>
      </w:r>
      <w:r w:rsidR="00DC20C7">
        <w:rPr>
          <w:rFonts w:ascii="楷体" w:eastAsia="楷体" w:hAnsi="楷体" w:hint="eastAsia"/>
          <w:szCs w:val="28"/>
          <w:u w:val="single"/>
        </w:rPr>
        <w:t xml:space="preserve">  </w:t>
      </w:r>
      <w:proofErr w:type="gramStart"/>
      <w:r w:rsidR="00DC20C7">
        <w:rPr>
          <w:rFonts w:ascii="楷体" w:eastAsia="楷体" w:hAnsi="楷体" w:hint="eastAsia"/>
          <w:szCs w:val="28"/>
          <w:u w:val="single"/>
        </w:rPr>
        <w:t>李奉治</w:t>
      </w:r>
      <w:proofErr w:type="gramEnd"/>
      <w:r w:rsidR="00E4566F">
        <w:rPr>
          <w:rFonts w:ascii="楷体" w:eastAsia="楷体" w:hAnsi="楷体"/>
          <w:szCs w:val="28"/>
          <w:u w:val="single"/>
        </w:rPr>
        <w:t xml:space="preserve"> </w:t>
      </w:r>
      <w:r w:rsidR="00DC20C7">
        <w:rPr>
          <w:rFonts w:ascii="楷体" w:eastAsia="楷体" w:hAnsi="楷体"/>
          <w:szCs w:val="28"/>
          <w:u w:val="single"/>
        </w:rPr>
        <w:t xml:space="preserve"> </w:t>
      </w:r>
      <w:r w:rsidRPr="00F959D0">
        <w:rPr>
          <w:rFonts w:ascii="楷体" w:eastAsia="楷体" w:hAnsi="楷体"/>
          <w:szCs w:val="28"/>
        </w:rPr>
        <w:t>学号</w:t>
      </w:r>
      <w:r w:rsidR="00DC20C7">
        <w:rPr>
          <w:rFonts w:ascii="楷体" w:eastAsia="楷体" w:hAnsi="楷体"/>
          <w:szCs w:val="28"/>
          <w:u w:val="single"/>
        </w:rPr>
        <w:t xml:space="preserve">  2016</w:t>
      </w:r>
      <w:r w:rsidR="00DC20C7">
        <w:rPr>
          <w:rFonts w:ascii="楷体" w:eastAsia="楷体" w:hAnsi="楷体" w:hint="eastAsia"/>
          <w:szCs w:val="28"/>
          <w:u w:val="single"/>
        </w:rPr>
        <w:t>K</w:t>
      </w:r>
      <w:r w:rsidR="00DC20C7">
        <w:rPr>
          <w:rFonts w:ascii="楷体" w:eastAsia="楷体" w:hAnsi="楷体"/>
          <w:szCs w:val="28"/>
          <w:u w:val="single"/>
        </w:rPr>
        <w:t xml:space="preserve">8009929036 </w:t>
      </w:r>
      <w:r w:rsidR="00E4566F">
        <w:rPr>
          <w:rFonts w:ascii="楷体" w:eastAsia="楷体" w:hAnsi="楷体" w:hint="eastAsia"/>
          <w:kern w:val="0"/>
          <w:szCs w:val="28"/>
        </w:rPr>
        <w:t>专</w:t>
      </w:r>
      <w:r w:rsidR="002F0D34">
        <w:rPr>
          <w:rFonts w:ascii="楷体" w:eastAsia="楷体" w:hAnsi="楷体" w:hint="eastAsia"/>
          <w:kern w:val="0"/>
          <w:szCs w:val="28"/>
        </w:rPr>
        <w:t xml:space="preserve">    </w:t>
      </w:r>
      <w:r w:rsidR="00E4566F">
        <w:rPr>
          <w:rFonts w:ascii="楷体" w:eastAsia="楷体" w:hAnsi="楷体" w:hint="eastAsia"/>
          <w:kern w:val="0"/>
          <w:szCs w:val="28"/>
        </w:rPr>
        <w:t>业</w:t>
      </w:r>
      <w:r w:rsidR="00DC20C7">
        <w:rPr>
          <w:rFonts w:ascii="楷体" w:eastAsia="楷体" w:hAnsi="楷体" w:hint="eastAsia"/>
          <w:kern w:val="0"/>
          <w:szCs w:val="28"/>
          <w:u w:val="single"/>
        </w:rPr>
        <w:t xml:space="preserve"> 计</w:t>
      </w:r>
      <w:r w:rsidR="00DC20C7" w:rsidRPr="00DC20C7">
        <w:rPr>
          <w:rFonts w:ascii="楷体" w:eastAsia="楷体" w:hAnsi="楷体" w:hint="eastAsia"/>
          <w:kern w:val="0"/>
          <w:szCs w:val="28"/>
          <w:u w:val="single"/>
        </w:rPr>
        <w:t>算机科学与技术</w:t>
      </w:r>
      <w:r w:rsidR="002F0D34">
        <w:rPr>
          <w:rFonts w:ascii="楷体" w:eastAsia="楷体" w:hAnsi="楷体" w:hint="eastAsia"/>
          <w:kern w:val="0"/>
          <w:szCs w:val="28"/>
          <w:u w:val="single"/>
        </w:rPr>
        <w:t xml:space="preserve"> </w:t>
      </w:r>
      <w:r w:rsidR="002F0D34" w:rsidRPr="002F0D34">
        <w:rPr>
          <w:rFonts w:ascii="楷体" w:eastAsia="楷体" w:hAnsi="楷体" w:hint="eastAsia"/>
          <w:kern w:val="0"/>
          <w:szCs w:val="28"/>
        </w:rPr>
        <w:t xml:space="preserve"> </w:t>
      </w:r>
      <w:r w:rsidR="002F0D34">
        <w:rPr>
          <w:rFonts w:ascii="楷体" w:eastAsia="楷体" w:hAnsi="楷体" w:hint="eastAsia"/>
          <w:kern w:val="0"/>
          <w:szCs w:val="28"/>
        </w:rPr>
        <w:t>组内编号</w:t>
      </w:r>
      <w:r w:rsidR="002F0D34" w:rsidRPr="002F0D34">
        <w:rPr>
          <w:rFonts w:ascii="楷体" w:eastAsia="楷体" w:hAnsi="楷体"/>
          <w:kern w:val="0"/>
          <w:szCs w:val="28"/>
          <w:u w:val="single"/>
        </w:rPr>
        <w:t xml:space="preserve">     </w:t>
      </w:r>
      <w:r w:rsidR="002F0D34" w:rsidRPr="002F0D34">
        <w:rPr>
          <w:rFonts w:ascii="楷体" w:eastAsia="楷体" w:hAnsi="楷体" w:hint="eastAsia"/>
          <w:kern w:val="0"/>
          <w:szCs w:val="28"/>
          <w:u w:val="single"/>
        </w:rPr>
        <w:t>08</w:t>
      </w:r>
      <w:r w:rsidR="002F0D34" w:rsidRPr="002F0D34">
        <w:rPr>
          <w:rFonts w:ascii="楷体" w:eastAsia="楷体" w:hAnsi="楷体"/>
          <w:kern w:val="0"/>
          <w:szCs w:val="28"/>
          <w:u w:val="single"/>
        </w:rPr>
        <w:t xml:space="preserve">      </w:t>
      </w:r>
    </w:p>
    <w:p w:rsidR="008D3626" w:rsidRPr="00F959D0" w:rsidRDefault="008D3626" w:rsidP="007F3C91">
      <w:pPr>
        <w:rPr>
          <w:rFonts w:ascii="楷体" w:eastAsia="楷体" w:hAnsi="楷体"/>
          <w:szCs w:val="28"/>
          <w:u w:val="single"/>
        </w:rPr>
      </w:pPr>
      <w:r w:rsidRPr="00F959D0">
        <w:rPr>
          <w:rFonts w:ascii="楷体" w:eastAsia="楷体" w:hAnsi="楷体"/>
          <w:szCs w:val="28"/>
        </w:rPr>
        <w:t>实验</w:t>
      </w:r>
      <w:r w:rsidR="00EC3AA5" w:rsidRPr="00F959D0">
        <w:rPr>
          <w:rFonts w:ascii="楷体" w:eastAsia="楷体" w:hAnsi="楷体" w:hint="eastAsia"/>
          <w:szCs w:val="28"/>
        </w:rPr>
        <w:t>日期</w:t>
      </w:r>
      <w:r w:rsidRPr="00F959D0">
        <w:rPr>
          <w:rFonts w:ascii="楷体" w:eastAsia="楷体" w:hAnsi="楷体"/>
          <w:szCs w:val="28"/>
          <w:u w:val="single"/>
        </w:rPr>
        <w:t xml:space="preserve"> </w:t>
      </w:r>
      <w:r w:rsidR="003E1856">
        <w:rPr>
          <w:rFonts w:ascii="楷体" w:eastAsia="楷体" w:hAnsi="楷体"/>
          <w:szCs w:val="28"/>
          <w:u w:val="single"/>
        </w:rPr>
        <w:t xml:space="preserve">  </w:t>
      </w:r>
      <w:r w:rsidR="00DC20C7">
        <w:rPr>
          <w:rFonts w:ascii="楷体" w:eastAsia="楷体" w:hAnsi="楷体"/>
          <w:szCs w:val="28"/>
          <w:u w:val="single"/>
        </w:rPr>
        <w:t>2017</w:t>
      </w:r>
      <w:r w:rsidR="00C33F42">
        <w:rPr>
          <w:rFonts w:ascii="楷体" w:eastAsia="楷体" w:hAnsi="楷体"/>
          <w:szCs w:val="28"/>
          <w:u w:val="single"/>
        </w:rPr>
        <w:t xml:space="preserve"> </w:t>
      </w:r>
      <w:r w:rsidR="003E1856">
        <w:rPr>
          <w:rFonts w:ascii="楷体" w:eastAsia="楷体" w:hAnsi="楷体"/>
          <w:szCs w:val="28"/>
          <w:u w:val="single"/>
        </w:rPr>
        <w:t xml:space="preserve"> </w:t>
      </w:r>
      <w:r w:rsidR="002B47CA">
        <w:rPr>
          <w:rFonts w:ascii="楷体" w:eastAsia="楷体" w:hAnsi="楷体" w:hint="eastAsia"/>
          <w:szCs w:val="28"/>
          <w:u w:val="single"/>
        </w:rPr>
        <w:t xml:space="preserve"> </w:t>
      </w:r>
      <w:r w:rsidRPr="00F959D0">
        <w:rPr>
          <w:rFonts w:ascii="楷体" w:eastAsia="楷体" w:hAnsi="楷体"/>
          <w:szCs w:val="28"/>
        </w:rPr>
        <w:t>年</w:t>
      </w:r>
      <w:r w:rsidRPr="00F959D0">
        <w:rPr>
          <w:rFonts w:ascii="楷体" w:eastAsia="楷体" w:hAnsi="楷体"/>
          <w:szCs w:val="28"/>
          <w:u w:val="single"/>
        </w:rPr>
        <w:t xml:space="preserve">  </w:t>
      </w:r>
      <w:r w:rsidR="00C33F42">
        <w:rPr>
          <w:rFonts w:ascii="楷体" w:eastAsia="楷体" w:hAnsi="楷体"/>
          <w:szCs w:val="28"/>
          <w:u w:val="single"/>
        </w:rPr>
        <w:t xml:space="preserve"> </w:t>
      </w:r>
      <w:r w:rsidR="00C03882">
        <w:rPr>
          <w:rFonts w:ascii="楷体" w:eastAsia="楷体" w:hAnsi="楷体"/>
          <w:szCs w:val="28"/>
          <w:u w:val="single"/>
        </w:rPr>
        <w:t>11</w:t>
      </w:r>
      <w:r w:rsidR="008B43FB">
        <w:rPr>
          <w:rFonts w:ascii="楷体" w:eastAsia="楷体" w:hAnsi="楷体"/>
          <w:szCs w:val="28"/>
          <w:u w:val="single"/>
        </w:rPr>
        <w:t xml:space="preserve"> </w:t>
      </w:r>
      <w:r w:rsidR="003E1856">
        <w:rPr>
          <w:rFonts w:ascii="楷体" w:eastAsia="楷体" w:hAnsi="楷体"/>
          <w:szCs w:val="28"/>
          <w:u w:val="single"/>
        </w:rPr>
        <w:t xml:space="preserve"> </w:t>
      </w:r>
      <w:r w:rsidR="002B47CA">
        <w:rPr>
          <w:rFonts w:ascii="楷体" w:eastAsia="楷体" w:hAnsi="楷体" w:hint="eastAsia"/>
          <w:szCs w:val="28"/>
          <w:u w:val="single"/>
        </w:rPr>
        <w:t xml:space="preserve"> </w:t>
      </w:r>
      <w:r w:rsidRPr="00F959D0">
        <w:rPr>
          <w:rFonts w:ascii="楷体" w:eastAsia="楷体" w:hAnsi="楷体"/>
          <w:szCs w:val="28"/>
        </w:rPr>
        <w:t>月</w:t>
      </w:r>
      <w:r w:rsidRPr="00F959D0">
        <w:rPr>
          <w:rFonts w:ascii="楷体" w:eastAsia="楷体" w:hAnsi="楷体"/>
          <w:szCs w:val="28"/>
          <w:u w:val="single"/>
        </w:rPr>
        <w:t xml:space="preserve"> </w:t>
      </w:r>
      <w:r w:rsidR="003E1856">
        <w:rPr>
          <w:rFonts w:ascii="楷体" w:eastAsia="楷体" w:hAnsi="楷体"/>
          <w:szCs w:val="28"/>
          <w:u w:val="single"/>
        </w:rPr>
        <w:t xml:space="preserve"> </w:t>
      </w:r>
      <w:r w:rsidR="008B43FB">
        <w:rPr>
          <w:rFonts w:ascii="楷体" w:eastAsia="楷体" w:hAnsi="楷体"/>
          <w:szCs w:val="28"/>
          <w:u w:val="single"/>
        </w:rPr>
        <w:t xml:space="preserve"> </w:t>
      </w:r>
      <w:r w:rsidR="00C03882">
        <w:rPr>
          <w:rFonts w:ascii="楷体" w:eastAsia="楷体" w:hAnsi="楷体"/>
          <w:szCs w:val="28"/>
          <w:u w:val="single"/>
        </w:rPr>
        <w:t>06</w:t>
      </w:r>
      <w:r w:rsidR="003E1856">
        <w:rPr>
          <w:rFonts w:ascii="楷体" w:eastAsia="楷体" w:hAnsi="楷体"/>
          <w:szCs w:val="28"/>
          <w:u w:val="single"/>
        </w:rPr>
        <w:t xml:space="preserve">  </w:t>
      </w:r>
      <w:r w:rsidR="002B47CA">
        <w:rPr>
          <w:rFonts w:ascii="楷体" w:eastAsia="楷体" w:hAnsi="楷体" w:hint="eastAsia"/>
          <w:szCs w:val="28"/>
          <w:u w:val="single"/>
        </w:rPr>
        <w:t xml:space="preserve"> </w:t>
      </w:r>
      <w:r w:rsidRPr="00F959D0">
        <w:rPr>
          <w:rFonts w:ascii="楷体" w:eastAsia="楷体" w:hAnsi="楷体"/>
          <w:szCs w:val="28"/>
        </w:rPr>
        <w:t>日</w:t>
      </w:r>
      <w:r w:rsidR="007F3C91">
        <w:rPr>
          <w:rFonts w:ascii="楷体" w:eastAsia="楷体" w:hAnsi="楷体" w:hint="eastAsia"/>
          <w:szCs w:val="28"/>
        </w:rPr>
        <w:t>实验</w:t>
      </w:r>
      <w:r w:rsidR="007F3C91">
        <w:rPr>
          <w:rFonts w:ascii="楷体" w:eastAsia="楷体" w:hAnsi="楷体"/>
          <w:szCs w:val="28"/>
        </w:rPr>
        <w:t>地点</w:t>
      </w:r>
      <w:r w:rsidR="007F3C91">
        <w:rPr>
          <w:rFonts w:ascii="楷体" w:eastAsia="楷体" w:hAnsi="楷体"/>
          <w:szCs w:val="28"/>
          <w:u w:val="single"/>
        </w:rPr>
        <w:t xml:space="preserve">    </w:t>
      </w:r>
      <w:r w:rsidR="00DC20C7">
        <w:rPr>
          <w:rFonts w:ascii="楷体" w:eastAsia="楷体" w:hAnsi="楷体" w:hint="eastAsia"/>
          <w:szCs w:val="28"/>
          <w:u w:val="single"/>
        </w:rPr>
        <w:t>教</w:t>
      </w:r>
      <w:r w:rsidR="00C03882">
        <w:rPr>
          <w:rFonts w:ascii="楷体" w:eastAsia="楷体" w:hAnsi="楷体"/>
          <w:szCs w:val="28"/>
          <w:u w:val="single"/>
        </w:rPr>
        <w:t>427</w:t>
      </w:r>
      <w:r w:rsidR="007F3C91">
        <w:rPr>
          <w:rFonts w:ascii="楷体" w:eastAsia="楷体" w:hAnsi="楷体"/>
          <w:szCs w:val="28"/>
          <w:u w:val="single"/>
        </w:rPr>
        <w:t xml:space="preserve">     </w:t>
      </w:r>
      <w:r w:rsidR="00B50E54">
        <w:rPr>
          <w:rFonts w:ascii="楷体" w:eastAsia="楷体" w:hAnsi="楷体"/>
          <w:szCs w:val="28"/>
          <w:u w:val="single"/>
        </w:rPr>
        <w:t xml:space="preserve"> </w:t>
      </w:r>
      <w:r w:rsidR="00F959D0">
        <w:rPr>
          <w:rFonts w:ascii="楷体" w:eastAsia="楷体" w:hAnsi="楷体" w:hint="eastAsia"/>
          <w:szCs w:val="28"/>
        </w:rPr>
        <w:t>成绩评定</w:t>
      </w:r>
      <w:r w:rsidR="00F959D0" w:rsidRPr="00F959D0">
        <w:rPr>
          <w:rFonts w:ascii="楷体" w:eastAsia="楷体" w:hAnsi="楷体" w:hint="eastAsia"/>
          <w:szCs w:val="28"/>
          <w:u w:val="single"/>
        </w:rPr>
        <w:t xml:space="preserve">   </w:t>
      </w:r>
      <w:r w:rsidR="00C33F42">
        <w:rPr>
          <w:rFonts w:ascii="楷体" w:eastAsia="楷体" w:hAnsi="楷体"/>
          <w:szCs w:val="28"/>
          <w:u w:val="single"/>
        </w:rPr>
        <w:t xml:space="preserve"> </w:t>
      </w:r>
      <w:r w:rsidR="00F959D0" w:rsidRPr="00F959D0">
        <w:rPr>
          <w:rFonts w:ascii="楷体" w:eastAsia="楷体" w:hAnsi="楷体" w:hint="eastAsia"/>
          <w:szCs w:val="28"/>
          <w:u w:val="single"/>
        </w:rPr>
        <w:t xml:space="preserve">      </w:t>
      </w:r>
      <w:r w:rsidR="00DC20C7">
        <w:rPr>
          <w:rFonts w:ascii="楷体" w:eastAsia="楷体" w:hAnsi="楷体"/>
          <w:szCs w:val="28"/>
          <w:u w:val="single"/>
        </w:rPr>
        <w:t xml:space="preserve">       </w:t>
      </w:r>
      <w:r w:rsidR="007F3C91">
        <w:rPr>
          <w:rFonts w:ascii="楷体" w:eastAsia="楷体" w:hAnsi="楷体"/>
          <w:szCs w:val="28"/>
          <w:u w:val="single"/>
        </w:rPr>
        <w:t xml:space="preserve"> </w:t>
      </w:r>
    </w:p>
    <w:p w:rsidR="00C171CC" w:rsidRDefault="007F3C91" w:rsidP="00DC20C7">
      <w:pPr>
        <w:pStyle w:val="ab"/>
        <w:spacing w:beforeLines="50" w:before="156" w:afterLines="50" w:after="156"/>
        <w:ind w:firstLineChars="0" w:firstLine="0"/>
      </w:pPr>
      <w:r w:rsidRPr="00C742AB">
        <w:rPr>
          <w:b/>
          <w:noProof/>
          <w:color w:val="FF0000"/>
          <w:sz w:val="44"/>
          <w:szCs w:val="44"/>
        </w:rPr>
        <mc:AlternateContent>
          <mc:Choice Requires="wps">
            <w:drawing>
              <wp:anchor distT="0" distB="0" distL="114300" distR="114300" simplePos="0" relativeHeight="251649536" behindDoc="0" locked="0" layoutInCell="1" allowOverlap="1" wp14:anchorId="4A61D595" wp14:editId="264B9065">
                <wp:simplePos x="0" y="0"/>
                <wp:positionH relativeFrom="column">
                  <wp:posOffset>-64770</wp:posOffset>
                </wp:positionH>
                <wp:positionV relativeFrom="paragraph">
                  <wp:posOffset>70485</wp:posOffset>
                </wp:positionV>
                <wp:extent cx="6181725" cy="0"/>
                <wp:effectExtent l="0" t="0" r="28575" b="1905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8172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7FCD246" id="_x0000_t32" coordsize="21600,21600" o:spt="32" o:oned="t" path="m,l21600,21600e" filled="f">
                <v:path arrowok="t" fillok="f" o:connecttype="none"/>
                <o:lock v:ext="edit" shapetype="t"/>
              </v:shapetype>
              <v:shape id="AutoShape 2" o:spid="_x0000_s1026" type="#_x0000_t32" style="position:absolute;left:0;text-align:left;margin-left:-5.1pt;margin-top:5.55pt;width:486.7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" strokeweight="1.5pt"/>
            </w:pict>
          </mc:Fallback>
        </mc:AlternateContent>
      </w:r>
    </w:p>
    <w:p w:rsidR="00113D98" w:rsidRPr="00113D98" w:rsidRDefault="00C03882" w:rsidP="00113D98">
      <w:pPr>
        <w:pStyle w:val="ab"/>
        <w:spacing w:beforeLines="50" w:before="156" w:afterLines="50" w:after="156"/>
        <w:ind w:firstLineChars="0" w:firstLine="0"/>
        <w:jc w:val="center"/>
        <w:rPr>
          <w:rFonts w:ascii="黑体" w:eastAsia="黑体" w:hAnsi="黑体"/>
          <w:b/>
          <w:sz w:val="32"/>
        </w:rPr>
      </w:pPr>
      <w:r w:rsidRPr="00C03882">
        <w:rPr>
          <w:rFonts w:ascii="黑体" w:eastAsia="黑体" w:hAnsi="黑体" w:hint="eastAsia"/>
          <w:b/>
          <w:sz w:val="32"/>
        </w:rPr>
        <w:t>动态法测定良导体的热导率</w:t>
      </w:r>
    </w:p>
    <w:p w:rsidR="00C03882" w:rsidRPr="00113D98" w:rsidRDefault="00C03882" w:rsidP="00C03882">
      <w:pPr>
        <w:pStyle w:val="ab"/>
        <w:spacing w:beforeLines="50" w:before="156" w:afterLines="50" w:after="156"/>
        <w:ind w:firstLineChars="0" w:firstLine="0"/>
        <w:outlineLvl w:val="1"/>
        <w:rPr>
          <w:b/>
          <w:sz w:val="28"/>
          <w:szCs w:val="28"/>
        </w:rPr>
      </w:pPr>
      <w:r w:rsidRPr="00113D98">
        <w:rPr>
          <w:rFonts w:hint="eastAsia"/>
          <w:b/>
          <w:sz w:val="28"/>
          <w:szCs w:val="28"/>
        </w:rPr>
        <w:t>一、实验</w:t>
      </w:r>
      <w:r>
        <w:rPr>
          <w:rFonts w:hint="eastAsia"/>
          <w:b/>
          <w:sz w:val="28"/>
          <w:szCs w:val="28"/>
        </w:rPr>
        <w:t>目的</w:t>
      </w:r>
    </w:p>
    <w:p w:rsidR="00C03882" w:rsidRPr="00C03882" w:rsidRDefault="00C03882" w:rsidP="00C03882">
      <w:pPr>
        <w:pStyle w:val="ab"/>
        <w:spacing w:beforeLines="50" w:before="156" w:afterLines="50" w:after="156"/>
        <w:outlineLvl w:val="1"/>
        <w:rPr>
          <w:color w:val="000000"/>
          <w:szCs w:val="21"/>
        </w:rPr>
      </w:pPr>
      <w:r w:rsidRPr="00C03882">
        <w:rPr>
          <w:rFonts w:hint="eastAsia"/>
          <w:color w:val="000000"/>
          <w:szCs w:val="21"/>
        </w:rPr>
        <w:t>1</w:t>
      </w:r>
      <w:r w:rsidRPr="00C03882">
        <w:rPr>
          <w:rFonts w:hint="eastAsia"/>
          <w:color w:val="000000"/>
          <w:szCs w:val="21"/>
        </w:rPr>
        <w:t>、通过实验学会一种测量热导率的方法。</w:t>
      </w:r>
    </w:p>
    <w:p w:rsidR="00C03882" w:rsidRPr="00C03882" w:rsidRDefault="00C03882" w:rsidP="00C03882">
      <w:pPr>
        <w:pStyle w:val="ab"/>
        <w:spacing w:beforeLines="50" w:before="156" w:afterLines="50" w:after="156"/>
        <w:outlineLvl w:val="1"/>
        <w:rPr>
          <w:color w:val="000000"/>
          <w:szCs w:val="21"/>
        </w:rPr>
      </w:pPr>
      <w:r w:rsidRPr="00C03882">
        <w:rPr>
          <w:rFonts w:hint="eastAsia"/>
          <w:color w:val="000000"/>
          <w:szCs w:val="21"/>
        </w:rPr>
        <w:t>2</w:t>
      </w:r>
      <w:r w:rsidRPr="00C03882">
        <w:rPr>
          <w:rFonts w:hint="eastAsia"/>
          <w:color w:val="000000"/>
          <w:szCs w:val="21"/>
        </w:rPr>
        <w:t>、了解动态法的特点和优越性。</w:t>
      </w:r>
    </w:p>
    <w:p w:rsidR="00C03882" w:rsidRDefault="00C03882" w:rsidP="00C03882">
      <w:pPr>
        <w:pStyle w:val="ab"/>
        <w:spacing w:beforeLines="50" w:before="156" w:afterLines="50" w:after="156"/>
        <w:ind w:leftChars="200" w:left="420" w:firstLineChars="0" w:firstLine="0"/>
        <w:outlineLvl w:val="1"/>
        <w:rPr>
          <w:color w:val="000000"/>
          <w:szCs w:val="21"/>
        </w:rPr>
      </w:pPr>
      <w:r w:rsidRPr="00C03882">
        <w:rPr>
          <w:rFonts w:hint="eastAsia"/>
          <w:color w:val="000000"/>
          <w:szCs w:val="21"/>
        </w:rPr>
        <w:t>3</w:t>
      </w:r>
      <w:r w:rsidRPr="00C03882">
        <w:rPr>
          <w:rFonts w:hint="eastAsia"/>
          <w:color w:val="000000"/>
          <w:szCs w:val="21"/>
        </w:rPr>
        <w:t>、认识热波，加强对波动理论的理解。</w:t>
      </w:r>
    </w:p>
    <w:p w:rsidR="00C03882" w:rsidRDefault="00C03882" w:rsidP="00C03882">
      <w:pPr>
        <w:pStyle w:val="ab"/>
        <w:spacing w:beforeLines="50" w:before="156" w:afterLines="50" w:after="156"/>
        <w:ind w:leftChars="200" w:left="420" w:firstLineChars="0" w:firstLine="0"/>
        <w:outlineLvl w:val="1"/>
        <w:rPr>
          <w:color w:val="000000"/>
          <w:szCs w:val="21"/>
        </w:rPr>
      </w:pPr>
    </w:p>
    <w:p w:rsidR="00C03882" w:rsidRPr="00113D98" w:rsidRDefault="00C03882" w:rsidP="00C03882">
      <w:pPr>
        <w:pStyle w:val="ab"/>
        <w:spacing w:beforeLines="50" w:before="156" w:afterLines="50" w:after="156"/>
        <w:ind w:firstLineChars="0" w:firstLine="0"/>
        <w:outlineLvl w:val="1"/>
        <w:rPr>
          <w:b/>
          <w:sz w:val="28"/>
          <w:szCs w:val="28"/>
        </w:rPr>
      </w:pPr>
      <w:r>
        <w:rPr>
          <w:rFonts w:hint="eastAsia"/>
          <w:b/>
          <w:sz w:val="28"/>
          <w:szCs w:val="28"/>
        </w:rPr>
        <w:t>二</w:t>
      </w:r>
      <w:r w:rsidRPr="00113D98">
        <w:rPr>
          <w:rFonts w:hint="eastAsia"/>
          <w:b/>
          <w:sz w:val="28"/>
          <w:szCs w:val="28"/>
        </w:rPr>
        <w:t>、</w:t>
      </w:r>
      <w:r>
        <w:rPr>
          <w:rFonts w:hint="eastAsia"/>
          <w:b/>
          <w:sz w:val="28"/>
          <w:szCs w:val="28"/>
        </w:rPr>
        <w:t>仪器用具</w:t>
      </w:r>
    </w:p>
    <w:p w:rsidR="00C03882" w:rsidRPr="00C03882" w:rsidRDefault="00C03882" w:rsidP="00C03882">
      <w:pPr>
        <w:spacing w:beforeLines="50" w:before="156" w:afterLines="50" w:after="156"/>
        <w:ind w:firstLineChars="200" w:firstLine="420"/>
        <w:outlineLvl w:val="1"/>
        <w:rPr>
          <w:color w:val="000000"/>
          <w:szCs w:val="21"/>
        </w:rPr>
      </w:pPr>
      <w:r w:rsidRPr="00C03882">
        <w:rPr>
          <w:rFonts w:hint="eastAsia"/>
          <w:color w:val="000000"/>
          <w:szCs w:val="21"/>
        </w:rPr>
        <w:t>仪器主机由用绝热材料紧裹侧表面的圆棒状样品（本实验取铜和铝两种样品）、热电偶列阵（传感器）、实现边界条件的脉动热源及冷却装置组成，见示意图</w:t>
      </w:r>
      <w:r w:rsidRPr="00C03882">
        <w:rPr>
          <w:rFonts w:hint="eastAsia"/>
          <w:color w:val="000000"/>
          <w:szCs w:val="21"/>
        </w:rPr>
        <w:t>1</w:t>
      </w:r>
      <w:r w:rsidRPr="00C03882">
        <w:rPr>
          <w:rFonts w:hint="eastAsia"/>
          <w:color w:val="000000"/>
          <w:szCs w:val="21"/>
        </w:rPr>
        <w:t>。样品中热量将只沿轴向传播，在任意一个垂直</w:t>
      </w:r>
      <w:proofErr w:type="gramStart"/>
      <w:r>
        <w:rPr>
          <w:rFonts w:hint="eastAsia"/>
          <w:color w:val="000000"/>
          <w:szCs w:val="21"/>
        </w:rPr>
        <w:t>于</w:t>
      </w:r>
      <w:r w:rsidRPr="00C03882">
        <w:rPr>
          <w:rFonts w:hint="eastAsia"/>
          <w:color w:val="000000"/>
          <w:szCs w:val="21"/>
        </w:rPr>
        <w:t>棒轴的</w:t>
      </w:r>
      <w:proofErr w:type="gramEnd"/>
      <w:r w:rsidRPr="00C03882">
        <w:rPr>
          <w:rFonts w:hint="eastAsia"/>
          <w:color w:val="000000"/>
          <w:szCs w:val="21"/>
        </w:rPr>
        <w:t>截面上各点的温度是相同的，于是，只要测量轴线上各点温度分布，就可确定整个棒体上的温度分布。温度的测量采用热电偶列阵．将热电偶偶端均匀插在棒内轴线处，两个相邻偶间距离均为</w:t>
      </w:r>
      <w:r w:rsidRPr="00C03882">
        <w:rPr>
          <w:rFonts w:hint="eastAsia"/>
          <w:color w:val="000000"/>
          <w:szCs w:val="21"/>
        </w:rPr>
        <w:t>2cm</w:t>
      </w:r>
      <w:r w:rsidRPr="00C03882">
        <w:rPr>
          <w:rFonts w:hint="eastAsia"/>
          <w:color w:val="000000"/>
          <w:szCs w:val="21"/>
        </w:rPr>
        <w:t>，为保持棒尾的温度</w:t>
      </w:r>
      <w:r w:rsidRPr="00C03882">
        <w:rPr>
          <w:rFonts w:hint="eastAsia"/>
          <w:color w:val="000000"/>
          <w:szCs w:val="21"/>
        </w:rPr>
        <w:t>T</w:t>
      </w:r>
      <w:r w:rsidRPr="0012411F">
        <w:rPr>
          <w:rFonts w:hint="eastAsia"/>
          <w:color w:val="000000"/>
          <w:szCs w:val="21"/>
          <w:vertAlign w:val="subscript"/>
        </w:rPr>
        <w:t>0</w:t>
      </w:r>
      <w:r w:rsidRPr="00C03882">
        <w:rPr>
          <w:rFonts w:hint="eastAsia"/>
          <w:color w:val="000000"/>
          <w:szCs w:val="21"/>
        </w:rPr>
        <w:t>恒定，以防止整个棒温起伏，用冷却水冷却。</w:t>
      </w:r>
    </w:p>
    <w:p w:rsidR="00C03882" w:rsidRPr="00C03882" w:rsidRDefault="00C03882" w:rsidP="00C03882">
      <w:pPr>
        <w:spacing w:beforeLines="50" w:before="156" w:afterLines="50" w:after="156"/>
        <w:ind w:firstLineChars="200" w:firstLine="420"/>
        <w:outlineLvl w:val="1"/>
        <w:rPr>
          <w:color w:val="000000"/>
          <w:szCs w:val="21"/>
        </w:rPr>
      </w:pPr>
      <w:r w:rsidRPr="00C03882">
        <w:rPr>
          <w:rFonts w:hint="eastAsia"/>
          <w:color w:val="000000"/>
          <w:szCs w:val="21"/>
        </w:rPr>
        <w:t>本实验仪器结构框图见图</w:t>
      </w:r>
      <w:r w:rsidRPr="00C03882">
        <w:rPr>
          <w:rFonts w:hint="eastAsia"/>
          <w:color w:val="000000"/>
          <w:szCs w:val="21"/>
        </w:rPr>
        <w:t>2</w:t>
      </w:r>
      <w:r w:rsidRPr="00C03882">
        <w:rPr>
          <w:rFonts w:hint="eastAsia"/>
          <w:color w:val="000000"/>
          <w:szCs w:val="21"/>
        </w:rPr>
        <w:t>，该仪器包括样品单元，控制单元和记录单元三大部分。本仪器由两种工作方式：手动和程控。他们都含样品单元和控制单元，不同的只是记录单元。前者用高精度</w:t>
      </w:r>
      <w:r w:rsidRPr="00C03882">
        <w:rPr>
          <w:rFonts w:hint="eastAsia"/>
          <w:color w:val="000000"/>
          <w:szCs w:val="21"/>
        </w:rPr>
        <w:t>x-y</w:t>
      </w:r>
      <w:r w:rsidRPr="00C03882">
        <w:rPr>
          <w:rFonts w:hint="eastAsia"/>
          <w:color w:val="000000"/>
          <w:szCs w:val="21"/>
        </w:rPr>
        <w:t>记录仪，后者用微机实现对整个系统的控制、数据的采集、记录和绘图，操作者自行数据处理。</w:t>
      </w:r>
    </w:p>
    <w:p w:rsidR="00C03882" w:rsidRPr="00C03882" w:rsidRDefault="00C03882" w:rsidP="00C03882">
      <w:pPr>
        <w:spacing w:beforeLines="50" w:before="156" w:afterLines="50" w:after="156"/>
        <w:jc w:val="center"/>
        <w:outlineLvl w:val="1"/>
        <w:rPr>
          <w:color w:val="000000"/>
          <w:szCs w:val="21"/>
        </w:rPr>
      </w:pPr>
      <w:r>
        <w:rPr>
          <w:noProof/>
        </w:rPr>
        <w:drawing>
          <wp:inline distT="0" distB="0" distL="0" distR="0" wp14:anchorId="1406317B" wp14:editId="4CA500FE">
            <wp:extent cx="3368040" cy="1836420"/>
            <wp:effectExtent l="0" t="0" r="3810" b="0"/>
            <wp:docPr id="10" name="图片 10"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图2"/>
                    <pic:cNvPicPr>
                      <a:picLocks noChangeAspect="1" noChangeArrowheads="1"/>
                    </pic:cNvPicPr>
                  </pic:nvPicPr>
                  <pic:blipFill>
                    <a:blip r:embed="rId8">
                      <a:extLst>
                        <a:ext uri="{28A0092B-C50C-407E-A947-70E740481C1C}">
                          <a14:useLocalDpi xmlns:a14="http://schemas.microsoft.com/office/drawing/2010/main" val="0"/>
                        </a:ext>
                      </a:extLst>
                    </a:blip>
                    <a:srcRect r="-479" b="10973"/>
                    <a:stretch>
                      <a:fillRect/>
                    </a:stretch>
                  </pic:blipFill>
                  <pic:spPr bwMode="auto">
                    <a:xfrm>
                      <a:off x="0" y="0"/>
                      <a:ext cx="3368040" cy="1836420"/>
                    </a:xfrm>
                    <a:prstGeom prst="rect">
                      <a:avLst/>
                    </a:prstGeom>
                    <a:noFill/>
                    <a:ln>
                      <a:noFill/>
                    </a:ln>
                  </pic:spPr>
                </pic:pic>
              </a:graphicData>
            </a:graphic>
          </wp:inline>
        </w:drawing>
      </w:r>
    </w:p>
    <w:p w:rsidR="00C03882" w:rsidRPr="00C03882" w:rsidRDefault="00C03882" w:rsidP="00C03882">
      <w:pPr>
        <w:spacing w:beforeLines="50" w:before="156" w:afterLines="50" w:after="156"/>
        <w:jc w:val="center"/>
        <w:outlineLvl w:val="1"/>
        <w:rPr>
          <w:color w:val="7F7F7F" w:themeColor="text1" w:themeTint="80"/>
          <w:szCs w:val="21"/>
        </w:rPr>
      </w:pPr>
      <w:r w:rsidRPr="00C03882">
        <w:rPr>
          <w:rFonts w:hint="eastAsia"/>
          <w:color w:val="7F7F7F" w:themeColor="text1" w:themeTint="80"/>
          <w:szCs w:val="21"/>
        </w:rPr>
        <w:t>图</w:t>
      </w:r>
      <w:r w:rsidRPr="00C03882">
        <w:rPr>
          <w:rFonts w:hint="eastAsia"/>
          <w:color w:val="7F7F7F" w:themeColor="text1" w:themeTint="80"/>
          <w:szCs w:val="21"/>
        </w:rPr>
        <w:t xml:space="preserve">1 </w:t>
      </w:r>
      <w:r w:rsidRPr="00C03882">
        <w:rPr>
          <w:rFonts w:hint="eastAsia"/>
          <w:color w:val="7F7F7F" w:themeColor="text1" w:themeTint="80"/>
          <w:szCs w:val="21"/>
        </w:rPr>
        <w:t>主机结构示意图</w:t>
      </w:r>
    </w:p>
    <w:p w:rsidR="00C03882" w:rsidRPr="00C03882" w:rsidRDefault="00C03882" w:rsidP="00C03882">
      <w:pPr>
        <w:spacing w:beforeLines="50" w:before="156" w:afterLines="50" w:after="156"/>
        <w:jc w:val="center"/>
        <w:outlineLvl w:val="1"/>
        <w:rPr>
          <w:color w:val="000000"/>
          <w:szCs w:val="21"/>
        </w:rPr>
      </w:pPr>
      <w:r>
        <w:rPr>
          <w:noProof/>
        </w:rPr>
        <w:lastRenderedPageBreak/>
        <mc:AlternateContent>
          <mc:Choice Requires="wpg">
            <w:drawing>
              <wp:inline distT="0" distB="0" distL="0" distR="0" wp14:anchorId="20974D26" wp14:editId="677779C7">
                <wp:extent cx="4453890" cy="2232660"/>
                <wp:effectExtent l="9525" t="9525" r="13335" b="5715"/>
                <wp:docPr id="21"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3890" cy="2232660"/>
                          <a:chOff x="3060" y="5560"/>
                          <a:chExt cx="7020" cy="3744"/>
                        </a:xfrm>
                      </wpg:grpSpPr>
                      <wps:wsp>
                        <wps:cNvPr id="22" name="Line 118"/>
                        <wps:cNvCnPr>
                          <a:cxnSpLocks noChangeShapeType="1"/>
                        </wps:cNvCnPr>
                        <wps:spPr bwMode="auto">
                          <a:xfrm>
                            <a:off x="5400" y="8404"/>
                            <a:ext cx="0" cy="432"/>
                          </a:xfrm>
                          <a:prstGeom prst="line">
                            <a:avLst/>
                          </a:prstGeom>
                          <a:noFill/>
                          <a:ln w="9525">
                            <a:solidFill>
                              <a:srgbClr val="003300"/>
                            </a:solidFill>
                            <a:round/>
                            <a:headEnd/>
                            <a:tailEnd type="triangle" w="med" len="med"/>
                          </a:ln>
                          <a:extLst>
                            <a:ext uri="{909E8E84-426E-40DD-AFC4-6F175D3DCCD1}">
                              <a14:hiddenFill xmlns:a14="http://schemas.microsoft.com/office/drawing/2010/main">
                                <a:noFill/>
                              </a14:hiddenFill>
                            </a:ext>
                          </a:extLst>
                        </wps:spPr>
                        <wps:bodyPr/>
                      </wps:wsp>
                      <wpg:grpSp>
                        <wpg:cNvPr id="23" name="Group 119"/>
                        <wpg:cNvGrpSpPr>
                          <a:grpSpLocks/>
                        </wpg:cNvGrpSpPr>
                        <wpg:grpSpPr bwMode="auto">
                          <a:xfrm>
                            <a:off x="3060" y="5560"/>
                            <a:ext cx="7020" cy="3744"/>
                            <a:chOff x="3060" y="5180"/>
                            <a:chExt cx="7020" cy="3744"/>
                          </a:xfrm>
                        </wpg:grpSpPr>
                        <wps:wsp>
                          <wps:cNvPr id="24" name="Line 120"/>
                          <wps:cNvCnPr>
                            <a:cxnSpLocks noChangeShapeType="1"/>
                          </wps:cNvCnPr>
                          <wps:spPr bwMode="auto">
                            <a:xfrm flipV="1">
                              <a:off x="5760" y="5652"/>
                              <a:ext cx="0" cy="468"/>
                            </a:xfrm>
                            <a:prstGeom prst="line">
                              <a:avLst/>
                            </a:prstGeom>
                            <a:noFill/>
                            <a:ln w="9525">
                              <a:solidFill>
                                <a:srgbClr val="003300"/>
                              </a:solidFill>
                              <a:round/>
                              <a:headEnd/>
                              <a:tailEnd type="triangle" w="med" len="med"/>
                            </a:ln>
                            <a:extLst>
                              <a:ext uri="{909E8E84-426E-40DD-AFC4-6F175D3DCCD1}">
                                <a14:hiddenFill xmlns:a14="http://schemas.microsoft.com/office/drawing/2010/main">
                                  <a:noFill/>
                                </a14:hiddenFill>
                              </a:ext>
                            </a:extLst>
                          </wps:spPr>
                          <wps:bodyPr/>
                        </wps:wsp>
                        <wpg:grpSp>
                          <wpg:cNvPr id="25" name="Group 121"/>
                          <wpg:cNvGrpSpPr>
                            <a:grpSpLocks/>
                          </wpg:cNvGrpSpPr>
                          <wpg:grpSpPr bwMode="auto">
                            <a:xfrm>
                              <a:off x="3060" y="5180"/>
                              <a:ext cx="7020" cy="3744"/>
                              <a:chOff x="3060" y="5180"/>
                              <a:chExt cx="7020" cy="3744"/>
                            </a:xfrm>
                          </wpg:grpSpPr>
                          <wps:wsp>
                            <wps:cNvPr id="26" name="Text Box 122"/>
                            <wps:cNvSpPr txBox="1">
                              <a:spLocks noChangeArrowheads="1"/>
                            </wps:cNvSpPr>
                            <wps:spPr bwMode="auto">
                              <a:xfrm>
                                <a:off x="5040" y="7560"/>
                                <a:ext cx="1440" cy="468"/>
                              </a:xfrm>
                              <a:prstGeom prst="rect">
                                <a:avLst/>
                              </a:prstGeom>
                              <a:noFill/>
                              <a:ln w="9525">
                                <a:solidFill>
                                  <a:srgbClr val="003300"/>
                                </a:solidFill>
                                <a:miter lim="800000"/>
                                <a:headEnd/>
                                <a:tailEnd/>
                              </a:ln>
                              <a:extLst>
                                <a:ext uri="{909E8E84-426E-40DD-AFC4-6F175D3DCCD1}">
                                  <a14:hiddenFill xmlns:a14="http://schemas.microsoft.com/office/drawing/2010/main">
                                    <a:solidFill>
                                      <a:srgbClr val="FFFFFF"/>
                                    </a:solidFill>
                                  </a14:hiddenFill>
                                </a:ext>
                              </a:extLst>
                            </wps:spPr>
                            <wps:txbx>
                              <w:txbxContent>
                                <w:p w:rsidR="002C1673" w:rsidRDefault="002C1673" w:rsidP="00C03882">
                                  <w:pPr>
                                    <w:jc w:val="center"/>
                                    <w:rPr>
                                      <w:sz w:val="18"/>
                                      <w:szCs w:val="18"/>
                                    </w:rPr>
                                  </w:pPr>
                                  <w:r>
                                    <w:rPr>
                                      <w:rFonts w:hint="eastAsia"/>
                                      <w:sz w:val="18"/>
                                      <w:szCs w:val="18"/>
                                    </w:rPr>
                                    <w:t>样品选择</w:t>
                                  </w:r>
                                </w:p>
                              </w:txbxContent>
                            </wps:txbx>
                            <wps:bodyPr rot="0" vert="horz" wrap="square" lIns="91440" tIns="45720" rIns="91440" bIns="45720" anchor="t" anchorCtr="0" upright="1">
                              <a:noAutofit/>
                            </wps:bodyPr>
                          </wps:wsp>
                          <wps:wsp>
                            <wps:cNvPr id="27" name="Line 123"/>
                            <wps:cNvCnPr>
                              <a:cxnSpLocks noChangeShapeType="1"/>
                            </wps:cNvCnPr>
                            <wps:spPr bwMode="auto">
                              <a:xfrm>
                                <a:off x="6480" y="6500"/>
                                <a:ext cx="540" cy="0"/>
                              </a:xfrm>
                              <a:prstGeom prst="line">
                                <a:avLst/>
                              </a:prstGeom>
                              <a:noFill/>
                              <a:ln w="9525">
                                <a:solidFill>
                                  <a:srgbClr val="003300"/>
                                </a:solidFill>
                                <a:round/>
                                <a:headEnd/>
                                <a:tailEnd type="triangle" w="med" len="med"/>
                              </a:ln>
                              <a:extLst>
                                <a:ext uri="{909E8E84-426E-40DD-AFC4-6F175D3DCCD1}">
                                  <a14:hiddenFill xmlns:a14="http://schemas.microsoft.com/office/drawing/2010/main">
                                    <a:noFill/>
                                  </a14:hiddenFill>
                                </a:ext>
                              </a:extLst>
                            </wps:spPr>
                            <wps:bodyPr/>
                          </wps:wsp>
                          <wpg:grpSp>
                            <wpg:cNvPr id="28" name="Group 124"/>
                            <wpg:cNvGrpSpPr>
                              <a:grpSpLocks/>
                            </wpg:cNvGrpSpPr>
                            <wpg:grpSpPr bwMode="auto">
                              <a:xfrm>
                                <a:off x="3060" y="5180"/>
                                <a:ext cx="7020" cy="3744"/>
                                <a:chOff x="3060" y="5184"/>
                                <a:chExt cx="7020" cy="3744"/>
                              </a:xfrm>
                            </wpg:grpSpPr>
                            <wps:wsp>
                              <wps:cNvPr id="29" name="Text Box 125"/>
                              <wps:cNvSpPr txBox="1">
                                <a:spLocks noChangeArrowheads="1"/>
                              </wps:cNvSpPr>
                              <wps:spPr bwMode="auto">
                                <a:xfrm>
                                  <a:off x="3060" y="8460"/>
                                  <a:ext cx="2700" cy="468"/>
                                </a:xfrm>
                                <a:prstGeom prst="rect">
                                  <a:avLst/>
                                </a:prstGeom>
                                <a:noFill/>
                                <a:ln w="9525">
                                  <a:solidFill>
                                    <a:srgbClr val="003300"/>
                                  </a:solidFill>
                                  <a:miter lim="800000"/>
                                  <a:headEnd/>
                                  <a:tailEnd/>
                                </a:ln>
                                <a:extLst>
                                  <a:ext uri="{909E8E84-426E-40DD-AFC4-6F175D3DCCD1}">
                                    <a14:hiddenFill xmlns:a14="http://schemas.microsoft.com/office/drawing/2010/main">
                                      <a:solidFill>
                                        <a:srgbClr val="FFFFFF"/>
                                      </a:solidFill>
                                    </a14:hiddenFill>
                                  </a:ext>
                                </a:extLst>
                              </wps:spPr>
                              <wps:txbx>
                                <w:txbxContent>
                                  <w:p w:rsidR="002C1673" w:rsidRDefault="002C1673" w:rsidP="00C03882">
                                    <w:pPr>
                                      <w:jc w:val="center"/>
                                      <w:rPr>
                                        <w:sz w:val="18"/>
                                        <w:szCs w:val="18"/>
                                      </w:rPr>
                                    </w:pPr>
                                    <w:r>
                                      <w:rPr>
                                        <w:rFonts w:hint="eastAsia"/>
                                        <w:sz w:val="18"/>
                                        <w:szCs w:val="18"/>
                                      </w:rPr>
                                      <w:t>样品组</w:t>
                                    </w:r>
                                  </w:p>
                                </w:txbxContent>
                              </wps:txbx>
                              <wps:bodyPr rot="0" vert="horz" wrap="square" lIns="91440" tIns="45720" rIns="91440" bIns="45720" anchor="t" anchorCtr="0" upright="1">
                                <a:noAutofit/>
                              </wps:bodyPr>
                            </wps:wsp>
                            <wps:wsp>
                              <wps:cNvPr id="30" name="Text Box 126"/>
                              <wps:cNvSpPr txBox="1">
                                <a:spLocks noChangeArrowheads="1"/>
                              </wps:cNvSpPr>
                              <wps:spPr bwMode="auto">
                                <a:xfrm>
                                  <a:off x="6120" y="8460"/>
                                  <a:ext cx="1800" cy="468"/>
                                </a:xfrm>
                                <a:prstGeom prst="rect">
                                  <a:avLst/>
                                </a:prstGeom>
                                <a:noFill/>
                                <a:ln w="9525">
                                  <a:solidFill>
                                    <a:srgbClr val="003300"/>
                                  </a:solidFill>
                                  <a:miter lim="800000"/>
                                  <a:headEnd/>
                                  <a:tailEnd/>
                                </a:ln>
                                <a:extLst>
                                  <a:ext uri="{909E8E84-426E-40DD-AFC4-6F175D3DCCD1}">
                                    <a14:hiddenFill xmlns:a14="http://schemas.microsoft.com/office/drawing/2010/main">
                                      <a:solidFill>
                                        <a:srgbClr val="FFFFFF"/>
                                      </a:solidFill>
                                    </a14:hiddenFill>
                                  </a:ext>
                                </a:extLst>
                              </wps:spPr>
                              <wps:txbx>
                                <w:txbxContent>
                                  <w:p w:rsidR="002C1673" w:rsidRDefault="002C1673" w:rsidP="00C03882">
                                    <w:pPr>
                                      <w:jc w:val="center"/>
                                      <w:rPr>
                                        <w:sz w:val="18"/>
                                        <w:szCs w:val="18"/>
                                      </w:rPr>
                                    </w:pPr>
                                    <w:r>
                                      <w:rPr>
                                        <w:rFonts w:hint="eastAsia"/>
                                        <w:sz w:val="18"/>
                                        <w:szCs w:val="18"/>
                                      </w:rPr>
                                      <w:t>受控脉动热源</w:t>
                                    </w:r>
                                  </w:p>
                                </w:txbxContent>
                              </wps:txbx>
                              <wps:bodyPr rot="0" vert="horz" wrap="square" lIns="91440" tIns="45720" rIns="91440" bIns="45720" anchor="t" anchorCtr="0" upright="1">
                                <a:noAutofit/>
                              </wps:bodyPr>
                            </wps:wsp>
                            <wps:wsp>
                              <wps:cNvPr id="31" name="Text Box 127"/>
                              <wps:cNvSpPr txBox="1">
                                <a:spLocks noChangeArrowheads="1"/>
                              </wps:cNvSpPr>
                              <wps:spPr bwMode="auto">
                                <a:xfrm>
                                  <a:off x="8280" y="8460"/>
                                  <a:ext cx="1800" cy="468"/>
                                </a:xfrm>
                                <a:prstGeom prst="rect">
                                  <a:avLst/>
                                </a:prstGeom>
                                <a:noFill/>
                                <a:ln w="9525">
                                  <a:solidFill>
                                    <a:srgbClr val="003300"/>
                                  </a:solidFill>
                                  <a:miter lim="800000"/>
                                  <a:headEnd/>
                                  <a:tailEnd/>
                                </a:ln>
                                <a:extLst>
                                  <a:ext uri="{909E8E84-426E-40DD-AFC4-6F175D3DCCD1}">
                                    <a14:hiddenFill xmlns:a14="http://schemas.microsoft.com/office/drawing/2010/main">
                                      <a:solidFill>
                                        <a:srgbClr val="FFFFFF"/>
                                      </a:solidFill>
                                    </a14:hiddenFill>
                                  </a:ext>
                                </a:extLst>
                              </wps:spPr>
                              <wps:txbx>
                                <w:txbxContent>
                                  <w:p w:rsidR="002C1673" w:rsidRDefault="002C1673" w:rsidP="00C03882">
                                    <w:pPr>
                                      <w:jc w:val="center"/>
                                      <w:rPr>
                                        <w:sz w:val="18"/>
                                        <w:szCs w:val="18"/>
                                      </w:rPr>
                                    </w:pPr>
                                    <w:r>
                                      <w:rPr>
                                        <w:rFonts w:hint="eastAsia"/>
                                        <w:sz w:val="18"/>
                                        <w:szCs w:val="18"/>
                                      </w:rPr>
                                      <w:t>水冷装置</w:t>
                                    </w:r>
                                  </w:p>
                                </w:txbxContent>
                              </wps:txbx>
                              <wps:bodyPr rot="0" vert="horz" wrap="square" lIns="91440" tIns="45720" rIns="91440" bIns="45720" anchor="t" anchorCtr="0" upright="1">
                                <a:noAutofit/>
                              </wps:bodyPr>
                            </wps:wsp>
                            <wps:wsp>
                              <wps:cNvPr id="192" name="Text Box 128"/>
                              <wps:cNvSpPr txBox="1">
                                <a:spLocks noChangeArrowheads="1"/>
                              </wps:cNvSpPr>
                              <wps:spPr bwMode="auto">
                                <a:xfrm>
                                  <a:off x="3060" y="7560"/>
                                  <a:ext cx="1440" cy="468"/>
                                </a:xfrm>
                                <a:prstGeom prst="rect">
                                  <a:avLst/>
                                </a:prstGeom>
                                <a:noFill/>
                                <a:ln w="9525">
                                  <a:solidFill>
                                    <a:srgbClr val="003300"/>
                                  </a:solidFill>
                                  <a:miter lim="800000"/>
                                  <a:headEnd/>
                                  <a:tailEnd/>
                                </a:ln>
                                <a:extLst>
                                  <a:ext uri="{909E8E84-426E-40DD-AFC4-6F175D3DCCD1}">
                                    <a14:hiddenFill xmlns:a14="http://schemas.microsoft.com/office/drawing/2010/main">
                                      <a:solidFill>
                                        <a:srgbClr val="FFFFFF"/>
                                      </a:solidFill>
                                    </a14:hiddenFill>
                                  </a:ext>
                                </a:extLst>
                              </wps:spPr>
                              <wps:txbx>
                                <w:txbxContent>
                                  <w:p w:rsidR="002C1673" w:rsidRDefault="002C1673" w:rsidP="00C03882">
                                    <w:pPr>
                                      <w:jc w:val="center"/>
                                      <w:rPr>
                                        <w:sz w:val="18"/>
                                        <w:szCs w:val="18"/>
                                      </w:rPr>
                                    </w:pPr>
                                    <w:r>
                                      <w:rPr>
                                        <w:rFonts w:hint="eastAsia"/>
                                        <w:sz w:val="18"/>
                                        <w:szCs w:val="18"/>
                                      </w:rPr>
                                      <w:t>传感器阵列</w:t>
                                    </w:r>
                                  </w:p>
                                </w:txbxContent>
                              </wps:txbx>
                              <wps:bodyPr rot="0" vert="horz" wrap="square" lIns="91440" tIns="45720" rIns="91440" bIns="45720" anchor="t" anchorCtr="0" upright="1">
                                <a:noAutofit/>
                              </wps:bodyPr>
                            </wps:wsp>
                            <wps:wsp>
                              <wps:cNvPr id="193" name="Text Box 129"/>
                              <wps:cNvSpPr txBox="1">
                                <a:spLocks noChangeArrowheads="1"/>
                              </wps:cNvSpPr>
                              <wps:spPr bwMode="auto">
                                <a:xfrm>
                                  <a:off x="8280" y="7280"/>
                                  <a:ext cx="1800" cy="868"/>
                                </a:xfrm>
                                <a:prstGeom prst="rect">
                                  <a:avLst/>
                                </a:prstGeom>
                                <a:noFill/>
                                <a:ln w="9525">
                                  <a:solidFill>
                                    <a:srgbClr val="003300"/>
                                  </a:solidFill>
                                  <a:miter lim="800000"/>
                                  <a:headEnd/>
                                  <a:tailEnd/>
                                </a:ln>
                                <a:extLst>
                                  <a:ext uri="{909E8E84-426E-40DD-AFC4-6F175D3DCCD1}">
                                    <a14:hiddenFill xmlns:a14="http://schemas.microsoft.com/office/drawing/2010/main">
                                      <a:solidFill>
                                        <a:srgbClr val="FFFFFF"/>
                                      </a:solidFill>
                                    </a14:hiddenFill>
                                  </a:ext>
                                </a:extLst>
                              </wps:spPr>
                              <wps:txbx>
                                <w:txbxContent>
                                  <w:p w:rsidR="002C1673" w:rsidRDefault="002C1673" w:rsidP="00C03882">
                                    <w:pPr>
                                      <w:jc w:val="center"/>
                                      <w:rPr>
                                        <w:sz w:val="18"/>
                                        <w:szCs w:val="18"/>
                                      </w:rPr>
                                    </w:pPr>
                                    <w:r>
                                      <w:rPr>
                                        <w:rFonts w:hint="eastAsia"/>
                                        <w:sz w:val="18"/>
                                        <w:szCs w:val="18"/>
                                      </w:rPr>
                                      <w:t>主控</w:t>
                                    </w:r>
                                  </w:p>
                                  <w:p w:rsidR="002C1673" w:rsidRDefault="002C1673" w:rsidP="00C03882">
                                    <w:pPr>
                                      <w:jc w:val="center"/>
                                      <w:rPr>
                                        <w:sz w:val="18"/>
                                        <w:szCs w:val="18"/>
                                      </w:rPr>
                                    </w:pPr>
                                    <w:r>
                                      <w:rPr>
                                        <w:rFonts w:hint="eastAsia"/>
                                        <w:sz w:val="18"/>
                                        <w:szCs w:val="18"/>
                                      </w:rPr>
                                      <w:t>单元</w:t>
                                    </w:r>
                                  </w:p>
                                </w:txbxContent>
                              </wps:txbx>
                              <wps:bodyPr rot="0" vert="horz" wrap="square" lIns="91440" tIns="45720" rIns="91440" bIns="45720" anchor="t" anchorCtr="0" upright="1">
                                <a:noAutofit/>
                              </wps:bodyPr>
                            </wps:wsp>
                            <wps:wsp>
                              <wps:cNvPr id="194" name="Text Box 130"/>
                              <wps:cNvSpPr txBox="1">
                                <a:spLocks noChangeArrowheads="1"/>
                              </wps:cNvSpPr>
                              <wps:spPr bwMode="auto">
                                <a:xfrm>
                                  <a:off x="3060" y="6120"/>
                                  <a:ext cx="1440" cy="780"/>
                                </a:xfrm>
                                <a:prstGeom prst="rect">
                                  <a:avLst/>
                                </a:prstGeom>
                                <a:noFill/>
                                <a:ln w="9525">
                                  <a:solidFill>
                                    <a:srgbClr val="003300"/>
                                  </a:solidFill>
                                  <a:miter lim="800000"/>
                                  <a:headEnd/>
                                  <a:tailEnd/>
                                </a:ln>
                                <a:extLst>
                                  <a:ext uri="{909E8E84-426E-40DD-AFC4-6F175D3DCCD1}">
                                    <a14:hiddenFill xmlns:a14="http://schemas.microsoft.com/office/drawing/2010/main">
                                      <a:solidFill>
                                        <a:srgbClr val="FFFFFF"/>
                                      </a:solidFill>
                                    </a14:hiddenFill>
                                  </a:ext>
                                </a:extLst>
                              </wps:spPr>
                              <wps:txbx>
                                <w:txbxContent>
                                  <w:p w:rsidR="002C1673" w:rsidRDefault="002C1673" w:rsidP="00C03882">
                                    <w:pPr>
                                      <w:pStyle w:val="ad"/>
                                      <w:jc w:val="center"/>
                                      <w:rPr>
                                        <w:sz w:val="18"/>
                                        <w:szCs w:val="18"/>
                                      </w:rPr>
                                    </w:pPr>
                                    <w:r>
                                      <w:rPr>
                                        <w:rFonts w:hint="eastAsia"/>
                                        <w:sz w:val="18"/>
                                        <w:szCs w:val="18"/>
                                      </w:rPr>
                                      <w:t>信号调理单元</w:t>
                                    </w:r>
                                  </w:p>
                                </w:txbxContent>
                              </wps:txbx>
                              <wps:bodyPr rot="0" vert="horz" wrap="square" lIns="91440" tIns="45720" rIns="91440" bIns="45720" anchor="t" anchorCtr="0" upright="1">
                                <a:noAutofit/>
                              </wps:bodyPr>
                            </wps:wsp>
                            <wps:wsp>
                              <wps:cNvPr id="195" name="Text Box 131"/>
                              <wps:cNvSpPr txBox="1">
                                <a:spLocks noChangeArrowheads="1"/>
                              </wps:cNvSpPr>
                              <wps:spPr bwMode="auto">
                                <a:xfrm>
                                  <a:off x="5040" y="6120"/>
                                  <a:ext cx="1440" cy="780"/>
                                </a:xfrm>
                                <a:prstGeom prst="rect">
                                  <a:avLst/>
                                </a:prstGeom>
                                <a:noFill/>
                                <a:ln w="9525">
                                  <a:solidFill>
                                    <a:srgbClr val="003300"/>
                                  </a:solidFill>
                                  <a:miter lim="800000"/>
                                  <a:headEnd/>
                                  <a:tailEnd/>
                                </a:ln>
                                <a:extLst>
                                  <a:ext uri="{909E8E84-426E-40DD-AFC4-6F175D3DCCD1}">
                                    <a14:hiddenFill xmlns:a14="http://schemas.microsoft.com/office/drawing/2010/main">
                                      <a:solidFill>
                                        <a:srgbClr val="FFFFFF"/>
                                      </a:solidFill>
                                    </a14:hiddenFill>
                                  </a:ext>
                                </a:extLst>
                              </wps:spPr>
                              <wps:txbx>
                                <w:txbxContent>
                                  <w:p w:rsidR="002C1673" w:rsidRDefault="002C1673" w:rsidP="00C03882">
                                    <w:pPr>
                                      <w:jc w:val="center"/>
                                      <w:rPr>
                                        <w:sz w:val="18"/>
                                        <w:szCs w:val="18"/>
                                      </w:rPr>
                                    </w:pPr>
                                    <w:r>
                                      <w:rPr>
                                        <w:rFonts w:hint="eastAsia"/>
                                        <w:sz w:val="18"/>
                                        <w:szCs w:val="18"/>
                                      </w:rPr>
                                      <w:t>手动、程控选择单元</w:t>
                                    </w:r>
                                  </w:p>
                                </w:txbxContent>
                              </wps:txbx>
                              <wps:bodyPr rot="0" vert="horz" wrap="square" lIns="91440" tIns="45720" rIns="91440" bIns="45720" anchor="t" anchorCtr="0" upright="1">
                                <a:noAutofit/>
                              </wps:bodyPr>
                            </wps:wsp>
                            <wps:wsp>
                              <wps:cNvPr id="196" name="Text Box 132"/>
                              <wps:cNvSpPr txBox="1">
                                <a:spLocks noChangeArrowheads="1"/>
                              </wps:cNvSpPr>
                              <wps:spPr bwMode="auto">
                                <a:xfrm>
                                  <a:off x="7020" y="6120"/>
                                  <a:ext cx="900" cy="780"/>
                                </a:xfrm>
                                <a:prstGeom prst="rect">
                                  <a:avLst/>
                                </a:prstGeom>
                                <a:noFill/>
                                <a:ln w="9525">
                                  <a:solidFill>
                                    <a:srgbClr val="003300"/>
                                  </a:solidFill>
                                  <a:miter lim="800000"/>
                                  <a:headEnd/>
                                  <a:tailEnd/>
                                </a:ln>
                                <a:extLst>
                                  <a:ext uri="{909E8E84-426E-40DD-AFC4-6F175D3DCCD1}">
                                    <a14:hiddenFill xmlns:a14="http://schemas.microsoft.com/office/drawing/2010/main">
                                      <a:solidFill>
                                        <a:srgbClr val="FFFFFF"/>
                                      </a:solidFill>
                                    </a14:hiddenFill>
                                  </a:ext>
                                </a:extLst>
                              </wps:spPr>
                              <wps:txbx>
                                <w:txbxContent>
                                  <w:p w:rsidR="002C1673" w:rsidRDefault="002C1673" w:rsidP="00C03882">
                                    <w:pPr>
                                      <w:jc w:val="center"/>
                                      <w:rPr>
                                        <w:sz w:val="18"/>
                                        <w:szCs w:val="18"/>
                                      </w:rPr>
                                    </w:pPr>
                                    <w:r>
                                      <w:rPr>
                                        <w:sz w:val="18"/>
                                        <w:szCs w:val="18"/>
                                      </w:rPr>
                                      <w:t>A/D</w:t>
                                    </w:r>
                                    <w:r>
                                      <w:rPr>
                                        <w:rFonts w:hint="eastAsia"/>
                                        <w:sz w:val="18"/>
                                        <w:szCs w:val="18"/>
                                      </w:rPr>
                                      <w:t>转换</w:t>
                                    </w:r>
                                  </w:p>
                                </w:txbxContent>
                              </wps:txbx>
                              <wps:bodyPr rot="0" vert="horz" wrap="square" lIns="91440" tIns="45720" rIns="91440" bIns="45720" anchor="t" anchorCtr="0" upright="1">
                                <a:noAutofit/>
                              </wps:bodyPr>
                            </wps:wsp>
                            <wps:wsp>
                              <wps:cNvPr id="197" name="Text Box 133"/>
                              <wps:cNvSpPr txBox="1">
                                <a:spLocks noChangeArrowheads="1"/>
                              </wps:cNvSpPr>
                              <wps:spPr bwMode="auto">
                                <a:xfrm>
                                  <a:off x="8280" y="6120"/>
                                  <a:ext cx="1800" cy="580"/>
                                </a:xfrm>
                                <a:prstGeom prst="rect">
                                  <a:avLst/>
                                </a:prstGeom>
                                <a:noFill/>
                                <a:ln w="9525">
                                  <a:solidFill>
                                    <a:srgbClr val="003300"/>
                                  </a:solidFill>
                                  <a:miter lim="800000"/>
                                  <a:headEnd/>
                                  <a:tailEnd/>
                                </a:ln>
                                <a:extLst>
                                  <a:ext uri="{909E8E84-426E-40DD-AFC4-6F175D3DCCD1}">
                                    <a14:hiddenFill xmlns:a14="http://schemas.microsoft.com/office/drawing/2010/main">
                                      <a:solidFill>
                                        <a:srgbClr val="FFFFFF"/>
                                      </a:solidFill>
                                    </a14:hiddenFill>
                                  </a:ext>
                                </a:extLst>
                              </wps:spPr>
                              <wps:txbx>
                                <w:txbxContent>
                                  <w:p w:rsidR="002C1673" w:rsidRDefault="002C1673" w:rsidP="00C03882">
                                    <w:pPr>
                                      <w:jc w:val="center"/>
                                      <w:rPr>
                                        <w:sz w:val="18"/>
                                        <w:szCs w:val="18"/>
                                      </w:rPr>
                                    </w:pPr>
                                    <w:r>
                                      <w:rPr>
                                        <w:rFonts w:hint="eastAsia"/>
                                        <w:sz w:val="18"/>
                                        <w:szCs w:val="18"/>
                                      </w:rPr>
                                      <w:t>计算机</w:t>
                                    </w:r>
                                  </w:p>
                                </w:txbxContent>
                              </wps:txbx>
                              <wps:bodyPr rot="0" vert="horz" wrap="square" lIns="91440" tIns="45720" rIns="91440" bIns="45720" anchor="t" anchorCtr="0" upright="1">
                                <a:noAutofit/>
                              </wps:bodyPr>
                            </wps:wsp>
                            <wps:wsp>
                              <wps:cNvPr id="198" name="Text Box 134"/>
                              <wps:cNvSpPr txBox="1">
                                <a:spLocks noChangeArrowheads="1"/>
                              </wps:cNvSpPr>
                              <wps:spPr bwMode="auto">
                                <a:xfrm>
                                  <a:off x="3060" y="5184"/>
                                  <a:ext cx="1440" cy="468"/>
                                </a:xfrm>
                                <a:prstGeom prst="rect">
                                  <a:avLst/>
                                </a:prstGeom>
                                <a:noFill/>
                                <a:ln w="9525">
                                  <a:solidFill>
                                    <a:srgbClr val="003300"/>
                                  </a:solidFill>
                                  <a:miter lim="800000"/>
                                  <a:headEnd/>
                                  <a:tailEnd/>
                                </a:ln>
                                <a:extLst>
                                  <a:ext uri="{909E8E84-426E-40DD-AFC4-6F175D3DCCD1}">
                                    <a14:hiddenFill xmlns:a14="http://schemas.microsoft.com/office/drawing/2010/main">
                                      <a:solidFill>
                                        <a:srgbClr val="FFFFFF"/>
                                      </a:solidFill>
                                    </a14:hiddenFill>
                                  </a:ext>
                                </a:extLst>
                              </wps:spPr>
                              <wps:txbx>
                                <w:txbxContent>
                                  <w:p w:rsidR="002C1673" w:rsidRDefault="002C1673" w:rsidP="00C03882">
                                    <w:pPr>
                                      <w:jc w:val="center"/>
                                      <w:rPr>
                                        <w:sz w:val="18"/>
                                        <w:szCs w:val="18"/>
                                      </w:rPr>
                                    </w:pPr>
                                    <w:r>
                                      <w:rPr>
                                        <w:rFonts w:hint="eastAsia"/>
                                        <w:sz w:val="18"/>
                                        <w:szCs w:val="18"/>
                                      </w:rPr>
                                      <w:t>电源组</w:t>
                                    </w:r>
                                  </w:p>
                                </w:txbxContent>
                              </wps:txbx>
                              <wps:bodyPr rot="0" vert="horz" wrap="square" lIns="91440" tIns="45720" rIns="91440" bIns="45720" anchor="t" anchorCtr="0" upright="1">
                                <a:noAutofit/>
                              </wps:bodyPr>
                            </wps:wsp>
                            <wps:wsp>
                              <wps:cNvPr id="199" name="Text Box 135"/>
                              <wps:cNvSpPr txBox="1">
                                <a:spLocks noChangeArrowheads="1"/>
                              </wps:cNvSpPr>
                              <wps:spPr bwMode="auto">
                                <a:xfrm>
                                  <a:off x="4860" y="5184"/>
                                  <a:ext cx="2300" cy="468"/>
                                </a:xfrm>
                                <a:prstGeom prst="rect">
                                  <a:avLst/>
                                </a:prstGeom>
                                <a:noFill/>
                                <a:ln w="9525">
                                  <a:solidFill>
                                    <a:srgbClr val="003300"/>
                                  </a:solidFill>
                                  <a:miter lim="800000"/>
                                  <a:headEnd/>
                                  <a:tailEnd/>
                                </a:ln>
                                <a:extLst>
                                  <a:ext uri="{909E8E84-426E-40DD-AFC4-6F175D3DCCD1}">
                                    <a14:hiddenFill xmlns:a14="http://schemas.microsoft.com/office/drawing/2010/main">
                                      <a:solidFill>
                                        <a:srgbClr val="FFFFFF"/>
                                      </a:solidFill>
                                    </a14:hiddenFill>
                                  </a:ext>
                                </a:extLst>
                              </wps:spPr>
                              <wps:txbx>
                                <w:txbxContent>
                                  <w:p w:rsidR="002C1673" w:rsidRDefault="002C1673" w:rsidP="00C03882">
                                    <w:pPr>
                                      <w:jc w:val="center"/>
                                      <w:rPr>
                                        <w:sz w:val="18"/>
                                        <w:szCs w:val="18"/>
                                      </w:rPr>
                                    </w:pPr>
                                    <w:r>
                                      <w:rPr>
                                        <w:sz w:val="18"/>
                                        <w:szCs w:val="18"/>
                                      </w:rPr>
                                      <w:t>X-Y</w:t>
                                    </w:r>
                                    <w:r>
                                      <w:rPr>
                                        <w:rFonts w:hint="eastAsia"/>
                                        <w:sz w:val="18"/>
                                        <w:szCs w:val="18"/>
                                      </w:rPr>
                                      <w:t>记录仪（可选）</w:t>
                                    </w:r>
                                  </w:p>
                                </w:txbxContent>
                              </wps:txbx>
                              <wps:bodyPr rot="0" vert="horz" wrap="square" lIns="91440" tIns="45720" rIns="91440" bIns="45720" anchor="t" anchorCtr="0" upright="1">
                                <a:noAutofit/>
                              </wps:bodyPr>
                            </wps:wsp>
                            <wps:wsp>
                              <wps:cNvPr id="200" name="Text Box 136"/>
                              <wps:cNvSpPr txBox="1">
                                <a:spLocks noChangeArrowheads="1"/>
                              </wps:cNvSpPr>
                              <wps:spPr bwMode="auto">
                                <a:xfrm>
                                  <a:off x="8280" y="5184"/>
                                  <a:ext cx="1800" cy="468"/>
                                </a:xfrm>
                                <a:prstGeom prst="rect">
                                  <a:avLst/>
                                </a:prstGeom>
                                <a:noFill/>
                                <a:ln w="9525">
                                  <a:solidFill>
                                    <a:srgbClr val="003300"/>
                                  </a:solidFill>
                                  <a:miter lim="800000"/>
                                  <a:headEnd/>
                                  <a:tailEnd/>
                                </a:ln>
                                <a:extLst>
                                  <a:ext uri="{909E8E84-426E-40DD-AFC4-6F175D3DCCD1}">
                                    <a14:hiddenFill xmlns:a14="http://schemas.microsoft.com/office/drawing/2010/main">
                                      <a:solidFill>
                                        <a:srgbClr val="FFFFFF"/>
                                      </a:solidFill>
                                    </a14:hiddenFill>
                                  </a:ext>
                                </a:extLst>
                              </wps:spPr>
                              <wps:txbx>
                                <w:txbxContent>
                                  <w:p w:rsidR="002C1673" w:rsidRDefault="002C1673" w:rsidP="00C03882">
                                    <w:pPr>
                                      <w:jc w:val="center"/>
                                      <w:rPr>
                                        <w:sz w:val="18"/>
                                        <w:szCs w:val="18"/>
                                      </w:rPr>
                                    </w:pPr>
                                    <w:r>
                                      <w:rPr>
                                        <w:rFonts w:hint="eastAsia"/>
                                        <w:sz w:val="18"/>
                                        <w:szCs w:val="18"/>
                                      </w:rPr>
                                      <w:t>打印机（可选）</w:t>
                                    </w:r>
                                  </w:p>
                                </w:txbxContent>
                              </wps:txbx>
                              <wps:bodyPr rot="0" vert="horz" wrap="square" lIns="91440" tIns="45720" rIns="91440" bIns="45720" anchor="t" anchorCtr="0" upright="1">
                                <a:noAutofit/>
                              </wps:bodyPr>
                            </wps:wsp>
                            <wps:wsp>
                              <wps:cNvPr id="201" name="Line 137"/>
                              <wps:cNvCnPr>
                                <a:cxnSpLocks noChangeShapeType="1"/>
                              </wps:cNvCnPr>
                              <wps:spPr bwMode="auto">
                                <a:xfrm flipV="1">
                                  <a:off x="3780" y="8028"/>
                                  <a:ext cx="0" cy="432"/>
                                </a:xfrm>
                                <a:prstGeom prst="line">
                                  <a:avLst/>
                                </a:prstGeom>
                                <a:noFill/>
                                <a:ln w="9525">
                                  <a:solidFill>
                                    <a:srgbClr val="003300"/>
                                  </a:solidFill>
                                  <a:round/>
                                  <a:headEnd/>
                                  <a:tailEnd type="triangle" w="med" len="med"/>
                                </a:ln>
                                <a:extLst>
                                  <a:ext uri="{909E8E84-426E-40DD-AFC4-6F175D3DCCD1}">
                                    <a14:hiddenFill xmlns:a14="http://schemas.microsoft.com/office/drawing/2010/main">
                                      <a:noFill/>
                                    </a14:hiddenFill>
                                  </a:ext>
                                </a:extLst>
                              </wps:spPr>
                              <wps:bodyPr/>
                            </wps:wsp>
                            <wps:wsp>
                              <wps:cNvPr id="202" name="Line 138"/>
                              <wps:cNvCnPr>
                                <a:cxnSpLocks noChangeShapeType="1"/>
                              </wps:cNvCnPr>
                              <wps:spPr bwMode="auto">
                                <a:xfrm flipH="1">
                                  <a:off x="5760" y="8700"/>
                                  <a:ext cx="360" cy="0"/>
                                </a:xfrm>
                                <a:prstGeom prst="line">
                                  <a:avLst/>
                                </a:prstGeom>
                                <a:noFill/>
                                <a:ln w="9525">
                                  <a:solidFill>
                                    <a:srgbClr val="003300"/>
                                  </a:solidFill>
                                  <a:round/>
                                  <a:headEnd/>
                                  <a:tailEnd type="triangle" w="med" len="med"/>
                                </a:ln>
                                <a:extLst>
                                  <a:ext uri="{909E8E84-426E-40DD-AFC4-6F175D3DCCD1}">
                                    <a14:hiddenFill xmlns:a14="http://schemas.microsoft.com/office/drawing/2010/main">
                                      <a:noFill/>
                                    </a14:hiddenFill>
                                  </a:ext>
                                </a:extLst>
                              </wps:spPr>
                              <wps:bodyPr/>
                            </wps:wsp>
                            <wps:wsp>
                              <wps:cNvPr id="203" name="Line 139"/>
                              <wps:cNvCnPr>
                                <a:cxnSpLocks noChangeShapeType="1"/>
                              </wps:cNvCnPr>
                              <wps:spPr bwMode="auto">
                                <a:xfrm flipV="1">
                                  <a:off x="3780" y="6900"/>
                                  <a:ext cx="0" cy="660"/>
                                </a:xfrm>
                                <a:prstGeom prst="line">
                                  <a:avLst/>
                                </a:prstGeom>
                                <a:noFill/>
                                <a:ln w="9525">
                                  <a:solidFill>
                                    <a:srgbClr val="003300"/>
                                  </a:solidFill>
                                  <a:round/>
                                  <a:headEnd/>
                                  <a:tailEnd type="triangle" w="med" len="med"/>
                                </a:ln>
                                <a:extLst>
                                  <a:ext uri="{909E8E84-426E-40DD-AFC4-6F175D3DCCD1}">
                                    <a14:hiddenFill xmlns:a14="http://schemas.microsoft.com/office/drawing/2010/main">
                                      <a:noFill/>
                                    </a14:hiddenFill>
                                  </a:ext>
                                </a:extLst>
                              </wps:spPr>
                              <wps:bodyPr/>
                            </wps:wsp>
                            <wps:wsp>
                              <wps:cNvPr id="204" name="Line 140"/>
                              <wps:cNvCnPr>
                                <a:cxnSpLocks noChangeShapeType="1"/>
                              </wps:cNvCnPr>
                              <wps:spPr bwMode="auto">
                                <a:xfrm>
                                  <a:off x="4500" y="6500"/>
                                  <a:ext cx="540" cy="0"/>
                                </a:xfrm>
                                <a:prstGeom prst="line">
                                  <a:avLst/>
                                </a:prstGeom>
                                <a:noFill/>
                                <a:ln w="9525">
                                  <a:solidFill>
                                    <a:srgbClr val="0033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05" name="Line 141"/>
                              <wps:cNvCnPr>
                                <a:cxnSpLocks noChangeShapeType="1"/>
                              </wps:cNvCnPr>
                              <wps:spPr bwMode="auto">
                                <a:xfrm flipH="1">
                                  <a:off x="6480" y="7720"/>
                                  <a:ext cx="1800" cy="0"/>
                                </a:xfrm>
                                <a:prstGeom prst="line">
                                  <a:avLst/>
                                </a:prstGeom>
                                <a:noFill/>
                                <a:ln w="9525">
                                  <a:solidFill>
                                    <a:srgbClr val="003300"/>
                                  </a:solidFill>
                                  <a:round/>
                                  <a:headEnd/>
                                  <a:tailEnd type="triangle" w="med" len="med"/>
                                </a:ln>
                                <a:extLst>
                                  <a:ext uri="{909E8E84-426E-40DD-AFC4-6F175D3DCCD1}">
                                    <a14:hiddenFill xmlns:a14="http://schemas.microsoft.com/office/drawing/2010/main">
                                      <a:noFill/>
                                    </a14:hiddenFill>
                                  </a:ext>
                                </a:extLst>
                              </wps:spPr>
                              <wps:bodyPr/>
                            </wps:wsp>
                            <wps:wsp>
                              <wps:cNvPr id="206" name="Line 142"/>
                              <wps:cNvCnPr>
                                <a:cxnSpLocks noChangeShapeType="1"/>
                              </wps:cNvCnPr>
                              <wps:spPr bwMode="auto">
                                <a:xfrm flipH="1">
                                  <a:off x="7160" y="7940"/>
                                  <a:ext cx="1120" cy="0"/>
                                </a:xfrm>
                                <a:prstGeom prst="line">
                                  <a:avLst/>
                                </a:prstGeom>
                                <a:noFill/>
                                <a:ln w="9525">
                                  <a:solidFill>
                                    <a:srgbClr val="003300"/>
                                  </a:solidFill>
                                  <a:round/>
                                  <a:headEnd/>
                                  <a:tailEnd/>
                                </a:ln>
                                <a:extLst>
                                  <a:ext uri="{909E8E84-426E-40DD-AFC4-6F175D3DCCD1}">
                                    <a14:hiddenFill xmlns:a14="http://schemas.microsoft.com/office/drawing/2010/main">
                                      <a:noFill/>
                                    </a14:hiddenFill>
                                  </a:ext>
                                </a:extLst>
                              </wps:spPr>
                              <wps:bodyPr/>
                            </wps:wsp>
                            <wps:wsp>
                              <wps:cNvPr id="207" name="Line 143"/>
                              <wps:cNvCnPr>
                                <a:cxnSpLocks noChangeShapeType="1"/>
                              </wps:cNvCnPr>
                              <wps:spPr bwMode="auto">
                                <a:xfrm>
                                  <a:off x="7160" y="7940"/>
                                  <a:ext cx="0" cy="520"/>
                                </a:xfrm>
                                <a:prstGeom prst="line">
                                  <a:avLst/>
                                </a:prstGeom>
                                <a:noFill/>
                                <a:ln w="9525">
                                  <a:solidFill>
                                    <a:srgbClr val="003300"/>
                                  </a:solidFill>
                                  <a:round/>
                                  <a:headEnd/>
                                  <a:tailEnd type="triangle" w="med" len="med"/>
                                </a:ln>
                                <a:extLst>
                                  <a:ext uri="{909E8E84-426E-40DD-AFC4-6F175D3DCCD1}">
                                    <a14:hiddenFill xmlns:a14="http://schemas.microsoft.com/office/drawing/2010/main">
                                      <a:noFill/>
                                    </a14:hiddenFill>
                                  </a:ext>
                                </a:extLst>
                              </wps:spPr>
                              <wps:bodyPr/>
                            </wps:wsp>
                            <wps:wsp>
                              <wps:cNvPr id="208" name="Line 144"/>
                              <wps:cNvCnPr>
                                <a:cxnSpLocks noChangeShapeType="1"/>
                              </wps:cNvCnPr>
                              <wps:spPr bwMode="auto">
                                <a:xfrm flipV="1">
                                  <a:off x="5760" y="6900"/>
                                  <a:ext cx="0" cy="560"/>
                                </a:xfrm>
                                <a:prstGeom prst="line">
                                  <a:avLst/>
                                </a:prstGeom>
                                <a:noFill/>
                                <a:ln w="9525">
                                  <a:solidFill>
                                    <a:srgbClr val="003300"/>
                                  </a:solidFill>
                                  <a:round/>
                                  <a:headEnd/>
                                  <a:tailEnd type="triangle" w="med" len="med"/>
                                </a:ln>
                                <a:extLst>
                                  <a:ext uri="{909E8E84-426E-40DD-AFC4-6F175D3DCCD1}">
                                    <a14:hiddenFill xmlns:a14="http://schemas.microsoft.com/office/drawing/2010/main">
                                      <a:noFill/>
                                    </a14:hiddenFill>
                                  </a:ext>
                                </a:extLst>
                              </wps:spPr>
                              <wps:bodyPr/>
                            </wps:wsp>
                            <wps:wsp>
                              <wps:cNvPr id="209" name="Line 145"/>
                              <wps:cNvCnPr>
                                <a:cxnSpLocks noChangeShapeType="1"/>
                              </wps:cNvCnPr>
                              <wps:spPr bwMode="auto">
                                <a:xfrm>
                                  <a:off x="5760" y="7460"/>
                                  <a:ext cx="2520" cy="0"/>
                                </a:xfrm>
                                <a:prstGeom prst="line">
                                  <a:avLst/>
                                </a:prstGeom>
                                <a:noFill/>
                                <a:ln w="9525">
                                  <a:solidFill>
                                    <a:srgbClr val="003300"/>
                                  </a:solidFill>
                                  <a:round/>
                                  <a:headEnd/>
                                  <a:tailEnd type="triangle" w="med" len="med"/>
                                </a:ln>
                                <a:extLst>
                                  <a:ext uri="{909E8E84-426E-40DD-AFC4-6F175D3DCCD1}">
                                    <a14:hiddenFill xmlns:a14="http://schemas.microsoft.com/office/drawing/2010/main">
                                      <a:noFill/>
                                    </a14:hiddenFill>
                                  </a:ext>
                                </a:extLst>
                              </wps:spPr>
                              <wps:bodyPr/>
                            </wps:wsp>
                            <wps:wsp>
                              <wps:cNvPr id="210" name="Line 146"/>
                              <wps:cNvCnPr>
                                <a:cxnSpLocks noChangeShapeType="1"/>
                              </wps:cNvCnPr>
                              <wps:spPr bwMode="auto">
                                <a:xfrm>
                                  <a:off x="9160" y="6700"/>
                                  <a:ext cx="0" cy="580"/>
                                </a:xfrm>
                                <a:prstGeom prst="line">
                                  <a:avLst/>
                                </a:prstGeom>
                                <a:noFill/>
                                <a:ln w="9525">
                                  <a:solidFill>
                                    <a:srgbClr val="0033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11" name="Line 147"/>
                              <wps:cNvCnPr>
                                <a:cxnSpLocks noChangeShapeType="1"/>
                              </wps:cNvCnPr>
                              <wps:spPr bwMode="auto">
                                <a:xfrm>
                                  <a:off x="7920" y="6500"/>
                                  <a:ext cx="360" cy="0"/>
                                </a:xfrm>
                                <a:prstGeom prst="line">
                                  <a:avLst/>
                                </a:prstGeom>
                                <a:noFill/>
                                <a:ln w="9525">
                                  <a:solidFill>
                                    <a:srgbClr val="003300"/>
                                  </a:solidFill>
                                  <a:round/>
                                  <a:headEnd/>
                                  <a:tailEnd type="triangle" w="med" len="med"/>
                                </a:ln>
                                <a:extLst>
                                  <a:ext uri="{909E8E84-426E-40DD-AFC4-6F175D3DCCD1}">
                                    <a14:hiddenFill xmlns:a14="http://schemas.microsoft.com/office/drawing/2010/main">
                                      <a:noFill/>
                                    </a14:hiddenFill>
                                  </a:ext>
                                </a:extLst>
                              </wps:spPr>
                              <wps:bodyPr/>
                            </wps:wsp>
                            <wps:wsp>
                              <wps:cNvPr id="212" name="Line 148"/>
                              <wps:cNvCnPr>
                                <a:cxnSpLocks noChangeShapeType="1"/>
                              </wps:cNvCnPr>
                              <wps:spPr bwMode="auto">
                                <a:xfrm flipV="1">
                                  <a:off x="9160" y="5652"/>
                                  <a:ext cx="0" cy="468"/>
                                </a:xfrm>
                                <a:prstGeom prst="line">
                                  <a:avLst/>
                                </a:prstGeom>
                                <a:noFill/>
                                <a:ln w="9525">
                                  <a:solidFill>
                                    <a:srgbClr val="003300"/>
                                  </a:solidFill>
                                  <a:round/>
                                  <a:headEnd/>
                                  <a:tailEnd type="triangle" w="med" len="med"/>
                                </a:ln>
                                <a:extLst>
                                  <a:ext uri="{909E8E84-426E-40DD-AFC4-6F175D3DCCD1}">
                                    <a14:hiddenFill xmlns:a14="http://schemas.microsoft.com/office/drawing/2010/main">
                                      <a:noFill/>
                                    </a14:hiddenFill>
                                  </a:ext>
                                </a:extLst>
                              </wps:spPr>
                              <wps:bodyPr/>
                            </wps:wsp>
                            <wps:wsp>
                              <wps:cNvPr id="213" name="Text Box 149"/>
                              <wps:cNvSpPr txBox="1">
                                <a:spLocks noChangeArrowheads="1"/>
                              </wps:cNvSpPr>
                              <wps:spPr bwMode="auto">
                                <a:xfrm>
                                  <a:off x="5742" y="5656"/>
                                  <a:ext cx="760"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1673" w:rsidRDefault="002C1673" w:rsidP="00C03882">
                                    <w:pPr>
                                      <w:rPr>
                                        <w:sz w:val="18"/>
                                        <w:szCs w:val="18"/>
                                      </w:rPr>
                                    </w:pPr>
                                    <w:r>
                                      <w:rPr>
                                        <w:rFonts w:hint="eastAsia"/>
                                        <w:sz w:val="18"/>
                                        <w:szCs w:val="18"/>
                                      </w:rPr>
                                      <w:t>手动</w:t>
                                    </w:r>
                                  </w:p>
                                </w:txbxContent>
                              </wps:txbx>
                              <wps:bodyPr rot="0" vert="horz" wrap="square" lIns="91440" tIns="45720" rIns="91440" bIns="45720" anchor="t" anchorCtr="0" upright="1">
                                <a:noAutofit/>
                              </wps:bodyPr>
                            </wps:wsp>
                            <wps:wsp>
                              <wps:cNvPr id="214" name="Text Box 150"/>
                              <wps:cNvSpPr txBox="1">
                                <a:spLocks noChangeArrowheads="1"/>
                              </wps:cNvSpPr>
                              <wps:spPr bwMode="auto">
                                <a:xfrm>
                                  <a:off x="6360" y="6577"/>
                                  <a:ext cx="80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1673" w:rsidRDefault="002C1673" w:rsidP="00C03882">
                                    <w:pPr>
                                      <w:rPr>
                                        <w:sz w:val="18"/>
                                        <w:szCs w:val="18"/>
                                      </w:rPr>
                                    </w:pPr>
                                    <w:r>
                                      <w:rPr>
                                        <w:rFonts w:hint="eastAsia"/>
                                        <w:sz w:val="18"/>
                                        <w:szCs w:val="18"/>
                                      </w:rPr>
                                      <w:t>程控</w:t>
                                    </w:r>
                                  </w:p>
                                </w:txbxContent>
                              </wps:txbx>
                              <wps:bodyPr rot="0" vert="horz" wrap="square" lIns="91440" tIns="45720" rIns="91440" bIns="45720" anchor="t" anchorCtr="0" upright="1">
                                <a:noAutofit/>
                              </wps:bodyPr>
                            </wps:wsp>
                          </wpg:grpSp>
                        </wpg:grpSp>
                      </wpg:grpSp>
                    </wpg:wgp>
                  </a:graphicData>
                </a:graphic>
              </wp:inline>
            </w:drawing>
          </mc:Choice>
          <mc:Fallback>
            <w:pict>
              <v:group w14:anchorId="20974D26" id="组合 21" o:spid="_x0000_s1027" style="width:350.7pt;height:175.8pt;mso-position-horizontal-relative:char;mso-position-vertical-relative:line" coordorigin="3060,5560" coordsize="7020,3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">
                <v:line id="Line 118" o:spid="_x0000_s1028" style="position:absolute;visibility:visible;mso-wrap-style:square" from="5400,8404" to="5400,8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" strokecolor="#030">
                  <v:stroke endarrow="block"/>
                </v:line>
                <v:group id="Group 119" o:spid="_x0000_s1029" style="position:absolute;left:3060;top:5560;width:7020;height:3744" coordorigin="3060,5180" coordsize="702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line id="Line 120" o:spid="_x0000_s1030" style="position:absolute;flip:y;visibility:visible;mso-wrap-style:square" from="5760,5652" to="5760,6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" strokecolor="#030">
                    <v:stroke endarrow="block"/>
                  </v:line>
                  <v:group id="Group 121" o:spid="_x0000_s1031" style="position:absolute;left:3060;top:5180;width:7020;height:3744" coordorigin="3060,5180" coordsize="702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Text Box 122" o:spid="_x0000_s1032" type="#_x0000_t202" style="position:absolute;left:5040;top:7560;width:14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" filled="f" strokecolor="#030">
                      <v:textbox>
                        <w:txbxContent>
                          <w:p w:rsidR="002C1673" w:rsidRDefault="002C1673" w:rsidP="00C03882">
                            <w:pPr>
                              <w:jc w:val="center"/>
                              <w:rPr>
                                <w:sz w:val="18"/>
                                <w:szCs w:val="18"/>
                              </w:rPr>
                            </w:pPr>
                            <w:r>
                              <w:rPr>
                                <w:rFonts w:hint="eastAsia"/>
                                <w:sz w:val="18"/>
                                <w:szCs w:val="18"/>
                              </w:rPr>
                              <w:t>样品选择</w:t>
                            </w:r>
                          </w:p>
                        </w:txbxContent>
                      </v:textbox>
                    </v:shape>
                    <v:line id="Line 123" o:spid="_x0000_s1033" style="position:absolute;visibility:visible;mso-wrap-style:square" from="6480,6500" to="7020,6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" strokecolor="#030">
                      <v:stroke endarrow="block"/>
                    </v:line>
                    <v:group id="Group 124" o:spid="_x0000_s1034" style="position:absolute;left:3060;top:5180;width:7020;height:3744" coordorigin="3060,5184" coordsize="702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Text Box 125" o:spid="_x0000_s1035" type="#_x0000_t202" style="position:absolute;left:3060;top:8460;width:270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" filled="f" strokecolor="#030">
                        <v:textbox>
                          <w:txbxContent>
                            <w:p w:rsidR="002C1673" w:rsidRDefault="002C1673" w:rsidP="00C03882">
                              <w:pPr>
                                <w:jc w:val="center"/>
                                <w:rPr>
                                  <w:sz w:val="18"/>
                                  <w:szCs w:val="18"/>
                                </w:rPr>
                              </w:pPr>
                              <w:r>
                                <w:rPr>
                                  <w:rFonts w:hint="eastAsia"/>
                                  <w:sz w:val="18"/>
                                  <w:szCs w:val="18"/>
                                </w:rPr>
                                <w:t>样品组</w:t>
                              </w:r>
                            </w:p>
                          </w:txbxContent>
                        </v:textbox>
                      </v:shape>
                      <v:shape id="Text Box 126" o:spid="_x0000_s1036" type="#_x0000_t202" style="position:absolute;left:6120;top:8460;width:180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" filled="f" strokecolor="#030">
                        <v:textbox>
                          <w:txbxContent>
                            <w:p w:rsidR="002C1673" w:rsidRDefault="002C1673" w:rsidP="00C03882">
                              <w:pPr>
                                <w:jc w:val="center"/>
                                <w:rPr>
                                  <w:sz w:val="18"/>
                                  <w:szCs w:val="18"/>
                                </w:rPr>
                              </w:pPr>
                              <w:r>
                                <w:rPr>
                                  <w:rFonts w:hint="eastAsia"/>
                                  <w:sz w:val="18"/>
                                  <w:szCs w:val="18"/>
                                </w:rPr>
                                <w:t>受控脉动热源</w:t>
                              </w:r>
                            </w:p>
                          </w:txbxContent>
                        </v:textbox>
                      </v:shape>
                      <v:shape id="Text Box 127" o:spid="_x0000_s1037" type="#_x0000_t202" style="position:absolute;left:8280;top:8460;width:180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" filled="f" strokecolor="#030">
                        <v:textbox>
                          <w:txbxContent>
                            <w:p w:rsidR="002C1673" w:rsidRDefault="002C1673" w:rsidP="00C03882">
                              <w:pPr>
                                <w:jc w:val="center"/>
                                <w:rPr>
                                  <w:sz w:val="18"/>
                                  <w:szCs w:val="18"/>
                                </w:rPr>
                              </w:pPr>
                              <w:r>
                                <w:rPr>
                                  <w:rFonts w:hint="eastAsia"/>
                                  <w:sz w:val="18"/>
                                  <w:szCs w:val="18"/>
                                </w:rPr>
                                <w:t>水冷装置</w:t>
                              </w:r>
                            </w:p>
                          </w:txbxContent>
                        </v:textbox>
                      </v:shape>
                      <v:shape id="Text Box 128" o:spid="_x0000_s1038" type="#_x0000_t202" style="position:absolute;left:3060;top:7560;width:14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" filled="f" strokecolor="#030">
                        <v:textbox>
                          <w:txbxContent>
                            <w:p w:rsidR="002C1673" w:rsidRDefault="002C1673" w:rsidP="00C03882">
                              <w:pPr>
                                <w:jc w:val="center"/>
                                <w:rPr>
                                  <w:sz w:val="18"/>
                                  <w:szCs w:val="18"/>
                                </w:rPr>
                              </w:pPr>
                              <w:r>
                                <w:rPr>
                                  <w:rFonts w:hint="eastAsia"/>
                                  <w:sz w:val="18"/>
                                  <w:szCs w:val="18"/>
                                </w:rPr>
                                <w:t>传感器阵列</w:t>
                              </w:r>
                            </w:p>
                          </w:txbxContent>
                        </v:textbox>
                      </v:shape>
                      <v:shape id="Text Box 129" o:spid="_x0000_s1039" type="#_x0000_t202" style="position:absolute;left:8280;top:7280;width:1800;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" filled="f" strokecolor="#030">
                        <v:textbox>
                          <w:txbxContent>
                            <w:p w:rsidR="002C1673" w:rsidRDefault="002C1673" w:rsidP="00C03882">
                              <w:pPr>
                                <w:jc w:val="center"/>
                                <w:rPr>
                                  <w:sz w:val="18"/>
                                  <w:szCs w:val="18"/>
                                </w:rPr>
                              </w:pPr>
                              <w:r>
                                <w:rPr>
                                  <w:rFonts w:hint="eastAsia"/>
                                  <w:sz w:val="18"/>
                                  <w:szCs w:val="18"/>
                                </w:rPr>
                                <w:t>主控</w:t>
                              </w:r>
                            </w:p>
                            <w:p w:rsidR="002C1673" w:rsidRDefault="002C1673" w:rsidP="00C03882">
                              <w:pPr>
                                <w:jc w:val="center"/>
                                <w:rPr>
                                  <w:sz w:val="18"/>
                                  <w:szCs w:val="18"/>
                                </w:rPr>
                              </w:pPr>
                              <w:r>
                                <w:rPr>
                                  <w:rFonts w:hint="eastAsia"/>
                                  <w:sz w:val="18"/>
                                  <w:szCs w:val="18"/>
                                </w:rPr>
                                <w:t>单元</w:t>
                              </w:r>
                            </w:p>
                          </w:txbxContent>
                        </v:textbox>
                      </v:shape>
                      <v:shape id="Text Box 130" o:spid="_x0000_s1040" type="#_x0000_t202" style="position:absolute;left:3060;top:6120;width:144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" filled="f" strokecolor="#030">
                        <v:textbox>
                          <w:txbxContent>
                            <w:p w:rsidR="002C1673" w:rsidRDefault="002C1673" w:rsidP="00C03882">
                              <w:pPr>
                                <w:pStyle w:val="ad"/>
                                <w:jc w:val="center"/>
                                <w:rPr>
                                  <w:sz w:val="18"/>
                                  <w:szCs w:val="18"/>
                                </w:rPr>
                              </w:pPr>
                              <w:r>
                                <w:rPr>
                                  <w:rFonts w:hint="eastAsia"/>
                                  <w:sz w:val="18"/>
                                  <w:szCs w:val="18"/>
                                </w:rPr>
                                <w:t>信号调理单元</w:t>
                              </w:r>
                            </w:p>
                          </w:txbxContent>
                        </v:textbox>
                      </v:shape>
                      <v:shape id="Text Box 131" o:spid="_x0000_s1041" type="#_x0000_t202" style="position:absolute;left:5040;top:6120;width:144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" filled="f" strokecolor="#030">
                        <v:textbox>
                          <w:txbxContent>
                            <w:p w:rsidR="002C1673" w:rsidRDefault="002C1673" w:rsidP="00C03882">
                              <w:pPr>
                                <w:jc w:val="center"/>
                                <w:rPr>
                                  <w:sz w:val="18"/>
                                  <w:szCs w:val="18"/>
                                </w:rPr>
                              </w:pPr>
                              <w:r>
                                <w:rPr>
                                  <w:rFonts w:hint="eastAsia"/>
                                  <w:sz w:val="18"/>
                                  <w:szCs w:val="18"/>
                                </w:rPr>
                                <w:t>手动、程控选择单元</w:t>
                              </w:r>
                            </w:p>
                          </w:txbxContent>
                        </v:textbox>
                      </v:shape>
                      <v:shape id="Text Box 132" o:spid="_x0000_s1042" type="#_x0000_t202" style="position:absolute;left:7020;top:6120;width:90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" filled="f" strokecolor="#030">
                        <v:textbox>
                          <w:txbxContent>
                            <w:p w:rsidR="002C1673" w:rsidRDefault="002C1673" w:rsidP="00C03882">
                              <w:pPr>
                                <w:jc w:val="center"/>
                                <w:rPr>
                                  <w:sz w:val="18"/>
                                  <w:szCs w:val="18"/>
                                </w:rPr>
                              </w:pPr>
                              <w:r>
                                <w:rPr>
                                  <w:sz w:val="18"/>
                                  <w:szCs w:val="18"/>
                                </w:rPr>
                                <w:t>A/D</w:t>
                              </w:r>
                              <w:r>
                                <w:rPr>
                                  <w:rFonts w:hint="eastAsia"/>
                                  <w:sz w:val="18"/>
                                  <w:szCs w:val="18"/>
                                </w:rPr>
                                <w:t>转换</w:t>
                              </w:r>
                            </w:p>
                          </w:txbxContent>
                        </v:textbox>
                      </v:shape>
                      <v:shape id="Text Box 133" o:spid="_x0000_s1043" type="#_x0000_t202" style="position:absolute;left:8280;top:6120;width:1800;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" filled="f" strokecolor="#030">
                        <v:textbox>
                          <w:txbxContent>
                            <w:p w:rsidR="002C1673" w:rsidRDefault="002C1673" w:rsidP="00C03882">
                              <w:pPr>
                                <w:jc w:val="center"/>
                                <w:rPr>
                                  <w:sz w:val="18"/>
                                  <w:szCs w:val="18"/>
                                </w:rPr>
                              </w:pPr>
                              <w:r>
                                <w:rPr>
                                  <w:rFonts w:hint="eastAsia"/>
                                  <w:sz w:val="18"/>
                                  <w:szCs w:val="18"/>
                                </w:rPr>
                                <w:t>计算机</w:t>
                              </w:r>
                            </w:p>
                          </w:txbxContent>
                        </v:textbox>
                      </v:shape>
                      <v:shape id="Text Box 134" o:spid="_x0000_s1044" type="#_x0000_t202" style="position:absolute;left:3060;top:5184;width:14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" filled="f" strokecolor="#030">
                        <v:textbox>
                          <w:txbxContent>
                            <w:p w:rsidR="002C1673" w:rsidRDefault="002C1673" w:rsidP="00C03882">
                              <w:pPr>
                                <w:jc w:val="center"/>
                                <w:rPr>
                                  <w:sz w:val="18"/>
                                  <w:szCs w:val="18"/>
                                </w:rPr>
                              </w:pPr>
                              <w:r>
                                <w:rPr>
                                  <w:rFonts w:hint="eastAsia"/>
                                  <w:sz w:val="18"/>
                                  <w:szCs w:val="18"/>
                                </w:rPr>
                                <w:t>电源组</w:t>
                              </w:r>
                            </w:p>
                          </w:txbxContent>
                        </v:textbox>
                      </v:shape>
                      <v:shape id="Text Box 135" o:spid="_x0000_s1045" type="#_x0000_t202" style="position:absolute;left:4860;top:5184;width:230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" filled="f" strokecolor="#030">
                        <v:textbox>
                          <w:txbxContent>
                            <w:p w:rsidR="002C1673" w:rsidRDefault="002C1673" w:rsidP="00C03882">
                              <w:pPr>
                                <w:jc w:val="center"/>
                                <w:rPr>
                                  <w:sz w:val="18"/>
                                  <w:szCs w:val="18"/>
                                </w:rPr>
                              </w:pPr>
                              <w:r>
                                <w:rPr>
                                  <w:sz w:val="18"/>
                                  <w:szCs w:val="18"/>
                                </w:rPr>
                                <w:t>X-Y</w:t>
                              </w:r>
                              <w:r>
                                <w:rPr>
                                  <w:rFonts w:hint="eastAsia"/>
                                  <w:sz w:val="18"/>
                                  <w:szCs w:val="18"/>
                                </w:rPr>
                                <w:t>记录仪（可选）</w:t>
                              </w:r>
                            </w:p>
                          </w:txbxContent>
                        </v:textbox>
                      </v:shape>
                      <v:shape id="Text Box 136" o:spid="_x0000_s1046" type="#_x0000_t202" style="position:absolute;left:8280;top:5184;width:180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" filled="f" strokecolor="#030">
                        <v:textbox>
                          <w:txbxContent>
                            <w:p w:rsidR="002C1673" w:rsidRDefault="002C1673" w:rsidP="00C03882">
                              <w:pPr>
                                <w:jc w:val="center"/>
                                <w:rPr>
                                  <w:sz w:val="18"/>
                                  <w:szCs w:val="18"/>
                                </w:rPr>
                              </w:pPr>
                              <w:r>
                                <w:rPr>
                                  <w:rFonts w:hint="eastAsia"/>
                                  <w:sz w:val="18"/>
                                  <w:szCs w:val="18"/>
                                </w:rPr>
                                <w:t>打印机（可选）</w:t>
                              </w:r>
                            </w:p>
                          </w:txbxContent>
                        </v:textbox>
                      </v:shape>
                      <v:line id="Line 137" o:spid="_x0000_s1047" style="position:absolute;flip:y;visibility:visible;mso-wrap-style:square" from="3780,8028" to="3780,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" strokecolor="#030">
                        <v:stroke endarrow="block"/>
                      </v:line>
                      <v:line id="Line 138" o:spid="_x0000_s1048" style="position:absolute;flip:x;visibility:visible;mso-wrap-style:square" from="5760,8700" to="6120,8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" strokecolor="#030">
                        <v:stroke endarrow="block"/>
                      </v:line>
                      <v:line id="Line 139" o:spid="_x0000_s1049" style="position:absolute;flip:y;visibility:visible;mso-wrap-style:square" from="3780,6900" to="3780,7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" strokecolor="#030">
                        <v:stroke endarrow="block"/>
                      </v:line>
                      <v:line id="Line 140" o:spid="_x0000_s1050" style="position:absolute;visibility:visible;mso-wrap-style:square" from="4500,6500" to="5040,6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" strokecolor="#030">
                        <v:stroke startarrow="block" endarrow="block"/>
                      </v:line>
                      <v:line id="Line 141" o:spid="_x0000_s1051" style="position:absolute;flip:x;visibility:visible;mso-wrap-style:square" from="6480,7720" to="8280,7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" strokecolor="#030">
                        <v:stroke endarrow="block"/>
                      </v:line>
                      <v:line id="Line 142" o:spid="_x0000_s1052" style="position:absolute;flip:x;visibility:visible;mso-wrap-style:square" from="7160,7940" to="8280,7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" strokecolor="#030"/>
                      <v:line id="Line 143" o:spid="_x0000_s1053" style="position:absolute;visibility:visible;mso-wrap-style:square" from="7160,7940" to="7160,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" strokecolor="#030">
                        <v:stroke endarrow="block"/>
                      </v:line>
                      <v:line id="Line 144" o:spid="_x0000_s1054" style="position:absolute;flip:y;visibility:visible;mso-wrap-style:square" from="5760,6900" to="5760,7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" strokecolor="#030">
                        <v:stroke endarrow="block"/>
                      </v:line>
                      <v:line id="Line 145" o:spid="_x0000_s1055" style="position:absolute;visibility:visible;mso-wrap-style:square" from="5760,7460" to="8280,7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" strokecolor="#030">
                        <v:stroke endarrow="block"/>
                      </v:line>
                      <v:line id="Line 146" o:spid="_x0000_s1056" style="position:absolute;visibility:visible;mso-wrap-style:square" from="9160,6700" to="9160,7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" strokecolor="#030">
                        <v:stroke startarrow="block" endarrow="block"/>
                      </v:line>
                      <v:line id="Line 147" o:spid="_x0000_s1057" style="position:absolute;visibility:visible;mso-wrap-style:square" from="7920,6500" to="8280,6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" strokecolor="#030">
                        <v:stroke endarrow="block"/>
                      </v:line>
                      <v:line id="Line 148" o:spid="_x0000_s1058" style="position:absolute;flip:y;visibility:visible;mso-wrap-style:square" from="9160,5652" to="9160,6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" strokecolor="#030">
                        <v:stroke endarrow="block"/>
                      </v:line>
                      <v:shape id="Text Box 149" o:spid="_x0000_s1059" type="#_x0000_t202" style="position:absolute;left:5742;top:5656;width:760;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rsidR="002C1673" w:rsidRDefault="002C1673" w:rsidP="00C03882">
                              <w:pPr>
                                <w:rPr>
                                  <w:sz w:val="18"/>
                                  <w:szCs w:val="18"/>
                                </w:rPr>
                              </w:pPr>
                              <w:r>
                                <w:rPr>
                                  <w:rFonts w:hint="eastAsia"/>
                                  <w:sz w:val="18"/>
                                  <w:szCs w:val="18"/>
                                </w:rPr>
                                <w:t>手动</w:t>
                              </w:r>
                            </w:p>
                          </w:txbxContent>
                        </v:textbox>
                      </v:shape>
                      <v:shape id="Text Box 150" o:spid="_x0000_s1060" type="#_x0000_t202" style="position:absolute;left:6360;top:6577;width:80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rsidR="002C1673" w:rsidRDefault="002C1673" w:rsidP="00C03882">
                              <w:pPr>
                                <w:rPr>
                                  <w:sz w:val="18"/>
                                  <w:szCs w:val="18"/>
                                </w:rPr>
                              </w:pPr>
                              <w:r>
                                <w:rPr>
                                  <w:rFonts w:hint="eastAsia"/>
                                  <w:sz w:val="18"/>
                                  <w:szCs w:val="18"/>
                                </w:rPr>
                                <w:t>程控</w:t>
                              </w:r>
                            </w:p>
                          </w:txbxContent>
                        </v:textbox>
                      </v:shape>
                    </v:group>
                  </v:group>
                </v:group>
                <w10:wrap anchorx="page" anchory="page"/>
                <w10:anchorlock/>
              </v:group>
            </w:pict>
          </mc:Fallback>
        </mc:AlternateContent>
      </w:r>
    </w:p>
    <w:p w:rsidR="00C03882" w:rsidRDefault="00C03882" w:rsidP="00C03882">
      <w:pPr>
        <w:spacing w:beforeLines="50" w:before="156" w:afterLines="50" w:after="156"/>
        <w:jc w:val="center"/>
        <w:outlineLvl w:val="1"/>
        <w:rPr>
          <w:color w:val="7F7F7F" w:themeColor="text1" w:themeTint="80"/>
          <w:szCs w:val="21"/>
        </w:rPr>
      </w:pPr>
      <w:r w:rsidRPr="00C03882">
        <w:rPr>
          <w:rFonts w:hint="eastAsia"/>
          <w:color w:val="7F7F7F" w:themeColor="text1" w:themeTint="80"/>
          <w:szCs w:val="21"/>
        </w:rPr>
        <w:t>图</w:t>
      </w:r>
      <w:r w:rsidRPr="00C03882">
        <w:rPr>
          <w:rFonts w:hint="eastAsia"/>
          <w:color w:val="7F7F7F" w:themeColor="text1" w:themeTint="80"/>
          <w:szCs w:val="21"/>
        </w:rPr>
        <w:t xml:space="preserve">2  </w:t>
      </w:r>
      <w:r w:rsidRPr="00C03882">
        <w:rPr>
          <w:rFonts w:hint="eastAsia"/>
          <w:color w:val="7F7F7F" w:themeColor="text1" w:themeTint="80"/>
          <w:szCs w:val="21"/>
        </w:rPr>
        <w:t>热导率动态测量以结构框图</w:t>
      </w:r>
    </w:p>
    <w:p w:rsidR="00C03882" w:rsidRPr="00C03882" w:rsidRDefault="00C03882" w:rsidP="00C03882">
      <w:pPr>
        <w:spacing w:beforeLines="50" w:before="156" w:afterLines="50" w:after="156"/>
        <w:jc w:val="center"/>
        <w:outlineLvl w:val="1"/>
        <w:rPr>
          <w:color w:val="7F7F7F" w:themeColor="text1" w:themeTint="80"/>
          <w:szCs w:val="21"/>
        </w:rPr>
      </w:pPr>
    </w:p>
    <w:p w:rsidR="00C03882" w:rsidRDefault="00C03882" w:rsidP="00C03882">
      <w:pPr>
        <w:pStyle w:val="ab"/>
        <w:spacing w:beforeLines="50" w:before="156" w:afterLines="50" w:after="156"/>
        <w:ind w:firstLineChars="0" w:firstLine="0"/>
        <w:outlineLvl w:val="1"/>
        <w:rPr>
          <w:b/>
          <w:sz w:val="28"/>
          <w:szCs w:val="28"/>
        </w:rPr>
      </w:pPr>
      <w:r>
        <w:rPr>
          <w:rFonts w:hint="eastAsia"/>
          <w:b/>
          <w:sz w:val="28"/>
          <w:szCs w:val="28"/>
        </w:rPr>
        <w:t>三</w:t>
      </w:r>
      <w:r w:rsidRPr="00113D98">
        <w:rPr>
          <w:rFonts w:hint="eastAsia"/>
          <w:b/>
          <w:sz w:val="28"/>
          <w:szCs w:val="28"/>
        </w:rPr>
        <w:t>、实验</w:t>
      </w:r>
      <w:r>
        <w:rPr>
          <w:rFonts w:hint="eastAsia"/>
          <w:b/>
          <w:sz w:val="28"/>
          <w:szCs w:val="28"/>
        </w:rPr>
        <w:t>原理</w:t>
      </w:r>
    </w:p>
    <w:p w:rsidR="00C03882" w:rsidRDefault="00C03882" w:rsidP="00C03882">
      <w:pPr>
        <w:spacing w:line="360" w:lineRule="auto"/>
        <w:ind w:firstLine="480"/>
        <w:rPr>
          <w:szCs w:val="21"/>
        </w:rPr>
      </w:pPr>
      <w:r>
        <w:rPr>
          <w:rFonts w:hint="eastAsia"/>
          <w:szCs w:val="21"/>
        </w:rPr>
        <w:t>为使问题简化，令热量沿一维传播，故将样品制成棒状，周边隔热．取一小段样品如图</w:t>
      </w:r>
      <w:r>
        <w:rPr>
          <w:szCs w:val="21"/>
        </w:rPr>
        <w:t>3</w:t>
      </w:r>
      <w:r>
        <w:rPr>
          <w:rFonts w:hint="eastAsia"/>
          <w:szCs w:val="21"/>
        </w:rPr>
        <w:t>．根据热传导定律，单位时间内流过某垂直于传播方向上面积</w:t>
      </w:r>
      <w:r>
        <w:rPr>
          <w:i/>
          <w:szCs w:val="21"/>
        </w:rPr>
        <w:t>A</w:t>
      </w:r>
      <w:r>
        <w:rPr>
          <w:rFonts w:hint="eastAsia"/>
          <w:szCs w:val="21"/>
        </w:rPr>
        <w:t>的热量，即热流为</w:t>
      </w:r>
    </w:p>
    <w:tbl>
      <w:tblPr>
        <w:tblW w:w="8310" w:type="dxa"/>
        <w:tblLayout w:type="fixed"/>
        <w:tblLook w:val="04A0" w:firstRow="1" w:lastRow="0" w:firstColumn="1" w:lastColumn="0" w:noHBand="0" w:noVBand="1"/>
      </w:tblPr>
      <w:tblGrid>
        <w:gridCol w:w="7398"/>
        <w:gridCol w:w="912"/>
      </w:tblGrid>
      <w:tr w:rsidR="00C03882" w:rsidTr="00C03882">
        <w:tc>
          <w:tcPr>
            <w:tcW w:w="7394" w:type="dxa"/>
            <w:vAlign w:val="center"/>
            <w:hideMark/>
          </w:tcPr>
          <w:p w:rsidR="00C03882" w:rsidRDefault="00C03882" w:rsidP="00C03882">
            <w:pPr>
              <w:spacing w:line="360" w:lineRule="auto"/>
              <w:jc w:val="center"/>
              <w:rPr>
                <w:szCs w:val="21"/>
              </w:rPr>
            </w:pPr>
            <w:r>
              <w:rPr>
                <w:szCs w:val="21"/>
              </w:rPr>
              <w:t xml:space="preserve"> </w:t>
            </w:r>
            <w:r>
              <w:rPr>
                <w:position w:val="-24"/>
                <w:szCs w:val="21"/>
              </w:rPr>
              <w:object w:dxaOrig="1344" w:dyaOrig="6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5pt;height:31.5pt" o:ole="">
                  <v:imagedata r:id="rId9" o:title=""/>
                </v:shape>
                <o:OLEObject Type="Embed" ProgID="Equation.DSMT4" ShapeID="_x0000_i1025" DrawAspect="Content" ObjectID="_1572080777" r:id="rId10"/>
              </w:object>
            </w:r>
            <w:r>
              <w:rPr>
                <w:szCs w:val="21"/>
              </w:rPr>
              <w:t xml:space="preserve">        </w:t>
            </w:r>
          </w:p>
        </w:tc>
        <w:tc>
          <w:tcPr>
            <w:tcW w:w="912" w:type="dxa"/>
            <w:vAlign w:val="center"/>
            <w:hideMark/>
          </w:tcPr>
          <w:p w:rsidR="00C03882" w:rsidRDefault="00C03882" w:rsidP="00C03882">
            <w:pPr>
              <w:spacing w:line="360" w:lineRule="auto"/>
              <w:jc w:val="right"/>
              <w:rPr>
                <w:szCs w:val="21"/>
              </w:rPr>
            </w:pPr>
            <w:r>
              <w:rPr>
                <w:rFonts w:hint="eastAsia"/>
                <w:szCs w:val="21"/>
              </w:rPr>
              <w:t>（</w:t>
            </w:r>
            <w:r>
              <w:rPr>
                <w:szCs w:val="21"/>
              </w:rPr>
              <w:t>1</w:t>
            </w:r>
            <w:r>
              <w:rPr>
                <w:rFonts w:hint="eastAsia"/>
                <w:szCs w:val="21"/>
              </w:rPr>
              <w:t>）</w:t>
            </w:r>
          </w:p>
        </w:tc>
      </w:tr>
    </w:tbl>
    <w:p w:rsidR="00C03882" w:rsidRDefault="00C03882" w:rsidP="00C03882">
      <w:pPr>
        <w:tabs>
          <w:tab w:val="left" w:pos="5400"/>
        </w:tabs>
        <w:spacing w:line="360" w:lineRule="auto"/>
        <w:jc w:val="center"/>
        <w:rPr>
          <w:szCs w:val="21"/>
        </w:rPr>
      </w:pPr>
      <w:r>
        <w:rPr>
          <w:noProof/>
          <w:szCs w:val="21"/>
        </w:rPr>
        <w:drawing>
          <wp:inline distT="0" distB="0" distL="0" distR="0" wp14:anchorId="47E10EFE" wp14:editId="2009104D">
            <wp:extent cx="1592580" cy="990600"/>
            <wp:effectExtent l="0" t="0" r="7620" b="0"/>
            <wp:docPr id="59" name="图片 59"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图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92580" cy="990600"/>
                    </a:xfrm>
                    <a:prstGeom prst="rect">
                      <a:avLst/>
                    </a:prstGeom>
                    <a:noFill/>
                    <a:ln>
                      <a:noFill/>
                    </a:ln>
                  </pic:spPr>
                </pic:pic>
              </a:graphicData>
            </a:graphic>
          </wp:inline>
        </w:drawing>
      </w:r>
    </w:p>
    <w:p w:rsidR="00C03882" w:rsidRPr="0012411F" w:rsidRDefault="00C03882" w:rsidP="00C03882">
      <w:pPr>
        <w:tabs>
          <w:tab w:val="left" w:pos="5400"/>
        </w:tabs>
        <w:spacing w:line="360" w:lineRule="auto"/>
        <w:jc w:val="center"/>
        <w:rPr>
          <w:color w:val="7F7F7F" w:themeColor="text1" w:themeTint="80"/>
          <w:szCs w:val="21"/>
        </w:rPr>
      </w:pPr>
      <w:r w:rsidRPr="0012411F">
        <w:rPr>
          <w:rFonts w:hint="eastAsia"/>
          <w:color w:val="7F7F7F" w:themeColor="text1" w:themeTint="80"/>
          <w:szCs w:val="21"/>
        </w:rPr>
        <w:t>图</w:t>
      </w:r>
      <w:r w:rsidRPr="0012411F">
        <w:rPr>
          <w:color w:val="7F7F7F" w:themeColor="text1" w:themeTint="80"/>
          <w:szCs w:val="21"/>
        </w:rPr>
        <w:t xml:space="preserve">3 </w:t>
      </w:r>
      <w:r w:rsidRPr="0012411F">
        <w:rPr>
          <w:rFonts w:hint="eastAsia"/>
          <w:color w:val="7F7F7F" w:themeColor="text1" w:themeTint="80"/>
          <w:szCs w:val="21"/>
        </w:rPr>
        <w:t>棒元</w:t>
      </w:r>
    </w:p>
    <w:p w:rsidR="00C03882" w:rsidRDefault="00C03882" w:rsidP="00C03882">
      <w:pPr>
        <w:tabs>
          <w:tab w:val="left" w:pos="5400"/>
        </w:tabs>
        <w:spacing w:line="360" w:lineRule="auto"/>
        <w:ind w:firstLineChars="200" w:firstLine="420"/>
        <w:rPr>
          <w:szCs w:val="21"/>
        </w:rPr>
      </w:pPr>
      <w:r>
        <w:rPr>
          <w:i/>
          <w:iCs/>
          <w:szCs w:val="21"/>
        </w:rPr>
        <w:t>k</w:t>
      </w:r>
      <w:r>
        <w:rPr>
          <w:rFonts w:hint="eastAsia"/>
          <w:szCs w:val="21"/>
        </w:rPr>
        <w:t>为待测材料的热导率，</w:t>
      </w:r>
      <w:r>
        <w:rPr>
          <w:i/>
          <w:szCs w:val="21"/>
        </w:rPr>
        <w:t>A</w:t>
      </w:r>
      <w:r>
        <w:rPr>
          <w:rFonts w:hint="eastAsia"/>
          <w:szCs w:val="21"/>
        </w:rPr>
        <w:t>为截面积，将式（</w:t>
      </w:r>
      <w:r>
        <w:rPr>
          <w:szCs w:val="21"/>
        </w:rPr>
        <w:t>1</w:t>
      </w:r>
      <w:r>
        <w:rPr>
          <w:rFonts w:hint="eastAsia"/>
          <w:szCs w:val="21"/>
        </w:rPr>
        <w:t>）两边对坐标取微分有</w:t>
      </w:r>
    </w:p>
    <w:p w:rsidR="00C03882" w:rsidRDefault="00C03882" w:rsidP="00C03882">
      <w:pPr>
        <w:spacing w:line="360" w:lineRule="auto"/>
        <w:jc w:val="center"/>
        <w:rPr>
          <w:szCs w:val="21"/>
        </w:rPr>
      </w:pPr>
      <w:r>
        <w:rPr>
          <w:szCs w:val="21"/>
        </w:rPr>
        <w:t xml:space="preserve">               </w:t>
      </w:r>
      <w:r>
        <w:rPr>
          <w:position w:val="-24"/>
          <w:szCs w:val="21"/>
        </w:rPr>
        <w:object w:dxaOrig="1872" w:dyaOrig="660">
          <v:shape id="_x0000_i1026" type="#_x0000_t75" style="width:93.75pt;height:33pt" o:ole="">
            <v:imagedata r:id="rId12" o:title=""/>
          </v:shape>
          <o:OLEObject Type="Embed" ProgID="Equation.DSMT4" ShapeID="_x0000_i1026" DrawAspect="Content" ObjectID="_1572080778" r:id="rId13"/>
        </w:object>
      </w:r>
      <w:r>
        <w:rPr>
          <w:szCs w:val="21"/>
        </w:rPr>
        <w:t xml:space="preserve">                          </w:t>
      </w:r>
      <w:r>
        <w:rPr>
          <w:rFonts w:hint="eastAsia"/>
          <w:szCs w:val="21"/>
        </w:rPr>
        <w:t>（</w:t>
      </w:r>
      <w:r>
        <w:rPr>
          <w:szCs w:val="21"/>
        </w:rPr>
        <w:t>2</w:t>
      </w:r>
      <w:r>
        <w:rPr>
          <w:rFonts w:hint="eastAsia"/>
          <w:szCs w:val="21"/>
        </w:rPr>
        <w:t>）</w:t>
      </w:r>
    </w:p>
    <w:p w:rsidR="00C03882" w:rsidRDefault="00C03882" w:rsidP="00C03882">
      <w:pPr>
        <w:spacing w:line="360" w:lineRule="auto"/>
        <w:ind w:firstLineChars="200" w:firstLine="420"/>
        <w:rPr>
          <w:szCs w:val="21"/>
        </w:rPr>
      </w:pPr>
      <w:r>
        <w:rPr>
          <w:rFonts w:hint="eastAsia"/>
          <w:szCs w:val="21"/>
        </w:rPr>
        <w:t>据能量守恒定律，任一时刻棒元的热平衡方程为</w:t>
      </w:r>
    </w:p>
    <w:tbl>
      <w:tblPr>
        <w:tblW w:w="8310" w:type="dxa"/>
        <w:tblLayout w:type="fixed"/>
        <w:tblLook w:val="04A0" w:firstRow="1" w:lastRow="0" w:firstColumn="1" w:lastColumn="0" w:noHBand="0" w:noVBand="1"/>
      </w:tblPr>
      <w:tblGrid>
        <w:gridCol w:w="7423"/>
        <w:gridCol w:w="887"/>
      </w:tblGrid>
      <w:tr w:rsidR="00C03882" w:rsidTr="00C03882">
        <w:tc>
          <w:tcPr>
            <w:tcW w:w="7419" w:type="dxa"/>
            <w:vAlign w:val="center"/>
            <w:hideMark/>
          </w:tcPr>
          <w:p w:rsidR="00C03882" w:rsidRDefault="00C03882" w:rsidP="00C03882">
            <w:pPr>
              <w:spacing w:line="360" w:lineRule="auto"/>
              <w:jc w:val="center"/>
              <w:rPr>
                <w:szCs w:val="21"/>
              </w:rPr>
            </w:pPr>
            <w:r>
              <w:rPr>
                <w:szCs w:val="21"/>
              </w:rPr>
              <w:t xml:space="preserve">         </w:t>
            </w:r>
            <w:r>
              <w:rPr>
                <w:position w:val="-24"/>
                <w:szCs w:val="21"/>
              </w:rPr>
              <w:object w:dxaOrig="3168" w:dyaOrig="660">
                <v:shape id="_x0000_i1027" type="#_x0000_t75" style="width:158.25pt;height:33pt" o:ole="">
                  <v:imagedata r:id="rId14" o:title=""/>
                </v:shape>
                <o:OLEObject Type="Embed" ProgID="Equation.DSMT4" ShapeID="_x0000_i1027" DrawAspect="Content" ObjectID="_1572080779" r:id="rId15"/>
              </w:object>
            </w:r>
          </w:p>
        </w:tc>
        <w:tc>
          <w:tcPr>
            <w:tcW w:w="887" w:type="dxa"/>
            <w:vAlign w:val="center"/>
            <w:hideMark/>
          </w:tcPr>
          <w:p w:rsidR="00C03882" w:rsidRDefault="00C03882" w:rsidP="00C03882">
            <w:pPr>
              <w:spacing w:line="360" w:lineRule="auto"/>
              <w:jc w:val="center"/>
              <w:rPr>
                <w:szCs w:val="21"/>
              </w:rPr>
            </w:pPr>
            <w:r>
              <w:rPr>
                <w:rFonts w:hint="eastAsia"/>
                <w:szCs w:val="21"/>
              </w:rPr>
              <w:t>（</w:t>
            </w:r>
            <w:r>
              <w:rPr>
                <w:szCs w:val="21"/>
              </w:rPr>
              <w:t>3</w:t>
            </w:r>
            <w:r>
              <w:rPr>
                <w:rFonts w:hint="eastAsia"/>
                <w:szCs w:val="21"/>
              </w:rPr>
              <w:t>）</w:t>
            </w:r>
          </w:p>
        </w:tc>
      </w:tr>
    </w:tbl>
    <w:p w:rsidR="00C03882" w:rsidRDefault="00C03882" w:rsidP="00C03882">
      <w:pPr>
        <w:spacing w:line="360" w:lineRule="auto"/>
        <w:ind w:firstLineChars="200" w:firstLine="420"/>
        <w:rPr>
          <w:szCs w:val="21"/>
        </w:rPr>
      </w:pPr>
      <w:r>
        <w:rPr>
          <w:rFonts w:hint="eastAsia"/>
          <w:szCs w:val="21"/>
        </w:rPr>
        <w:t>其中</w:t>
      </w:r>
      <w:r>
        <w:rPr>
          <w:i/>
          <w:szCs w:val="21"/>
        </w:rPr>
        <w:t>C</w:t>
      </w:r>
      <w:r>
        <w:rPr>
          <w:rFonts w:hint="eastAsia"/>
          <w:szCs w:val="21"/>
        </w:rPr>
        <w:t>，</w:t>
      </w:r>
      <w:r>
        <w:rPr>
          <w:i/>
          <w:szCs w:val="21"/>
        </w:rPr>
        <w:t>ρ</w:t>
      </w:r>
      <w:r>
        <w:rPr>
          <w:rFonts w:hint="eastAsia"/>
          <w:szCs w:val="21"/>
        </w:rPr>
        <w:t>分别为材料的比热容与密度，由此可得热流方程</w:t>
      </w:r>
    </w:p>
    <w:tbl>
      <w:tblPr>
        <w:tblW w:w="8310" w:type="dxa"/>
        <w:tblLayout w:type="fixed"/>
        <w:tblLook w:val="04A0" w:firstRow="1" w:lastRow="0" w:firstColumn="1" w:lastColumn="0" w:noHBand="0" w:noVBand="1"/>
      </w:tblPr>
      <w:tblGrid>
        <w:gridCol w:w="7419"/>
        <w:gridCol w:w="891"/>
      </w:tblGrid>
      <w:tr w:rsidR="00C03882" w:rsidTr="00C03882">
        <w:tc>
          <w:tcPr>
            <w:tcW w:w="7415" w:type="dxa"/>
            <w:vAlign w:val="center"/>
            <w:hideMark/>
          </w:tcPr>
          <w:p w:rsidR="00C03882" w:rsidRDefault="00C03882" w:rsidP="00C03882">
            <w:pPr>
              <w:spacing w:line="360" w:lineRule="auto"/>
              <w:jc w:val="center"/>
              <w:rPr>
                <w:szCs w:val="21"/>
              </w:rPr>
            </w:pPr>
            <w:r>
              <w:rPr>
                <w:szCs w:val="21"/>
              </w:rPr>
              <w:t xml:space="preserve">     </w:t>
            </w:r>
            <w:r>
              <w:rPr>
                <w:position w:val="-24"/>
                <w:szCs w:val="21"/>
              </w:rPr>
              <w:object w:dxaOrig="1320" w:dyaOrig="660">
                <v:shape id="_x0000_i1028" type="#_x0000_t75" style="width:66pt;height:33pt" o:ole="">
                  <v:imagedata r:id="rId16" o:title=""/>
                </v:shape>
                <o:OLEObject Type="Embed" ProgID="Equation.3" ShapeID="_x0000_i1028" DrawAspect="Content" ObjectID="_1572080780" r:id="rId17"/>
              </w:object>
            </w:r>
            <w:r>
              <w:rPr>
                <w:szCs w:val="21"/>
              </w:rPr>
              <w:t xml:space="preserve">  </w:t>
            </w:r>
          </w:p>
        </w:tc>
        <w:tc>
          <w:tcPr>
            <w:tcW w:w="891" w:type="dxa"/>
            <w:vAlign w:val="center"/>
            <w:hideMark/>
          </w:tcPr>
          <w:p w:rsidR="00C03882" w:rsidRDefault="00C03882" w:rsidP="00C03882">
            <w:pPr>
              <w:spacing w:line="360" w:lineRule="auto"/>
              <w:jc w:val="center"/>
              <w:rPr>
                <w:szCs w:val="21"/>
              </w:rPr>
            </w:pPr>
            <w:r>
              <w:rPr>
                <w:rFonts w:hint="eastAsia"/>
                <w:szCs w:val="21"/>
              </w:rPr>
              <w:t>（</w:t>
            </w:r>
            <w:r>
              <w:rPr>
                <w:szCs w:val="21"/>
              </w:rPr>
              <w:t>4</w:t>
            </w:r>
            <w:r>
              <w:rPr>
                <w:rFonts w:hint="eastAsia"/>
                <w:szCs w:val="21"/>
              </w:rPr>
              <w:t>）</w:t>
            </w:r>
          </w:p>
        </w:tc>
      </w:tr>
    </w:tbl>
    <w:p w:rsidR="00C03882" w:rsidRDefault="00C03882" w:rsidP="00C03882">
      <w:pPr>
        <w:spacing w:line="360" w:lineRule="auto"/>
        <w:ind w:firstLineChars="200" w:firstLine="420"/>
        <w:rPr>
          <w:szCs w:val="21"/>
        </w:rPr>
      </w:pPr>
      <w:r>
        <w:rPr>
          <w:rFonts w:hint="eastAsia"/>
          <w:szCs w:val="21"/>
        </w:rPr>
        <w:lastRenderedPageBreak/>
        <w:t>其中</w:t>
      </w:r>
      <w:r>
        <w:rPr>
          <w:position w:val="-28"/>
          <w:szCs w:val="21"/>
        </w:rPr>
        <w:object w:dxaOrig="852" w:dyaOrig="660">
          <v:shape id="_x0000_i1029" type="#_x0000_t75" style="width:42.75pt;height:33pt" o:ole="">
            <v:imagedata r:id="rId18" o:title=""/>
          </v:shape>
          <o:OLEObject Type="Embed" ProgID="Equation.DSMT4" ShapeID="_x0000_i1029" DrawAspect="Content" ObjectID="_1572080781" r:id="rId19"/>
        </w:object>
      </w:r>
      <w:r>
        <w:rPr>
          <w:rFonts w:hint="eastAsia"/>
          <w:szCs w:val="21"/>
        </w:rPr>
        <w:t>，称为热扩散系数。</w:t>
      </w:r>
    </w:p>
    <w:p w:rsidR="00C03882" w:rsidRDefault="00C03882" w:rsidP="00C03882">
      <w:pPr>
        <w:spacing w:line="360" w:lineRule="auto"/>
        <w:ind w:firstLine="480"/>
        <w:rPr>
          <w:szCs w:val="21"/>
        </w:rPr>
      </w:pPr>
      <w:r>
        <w:rPr>
          <w:rFonts w:hint="eastAsia"/>
          <w:szCs w:val="21"/>
        </w:rPr>
        <w:t>式（</w:t>
      </w:r>
      <w:r>
        <w:rPr>
          <w:szCs w:val="21"/>
        </w:rPr>
        <w:t>4</w:t>
      </w:r>
      <w:r>
        <w:rPr>
          <w:rFonts w:hint="eastAsia"/>
          <w:szCs w:val="21"/>
        </w:rPr>
        <w:t>）的解将把各点的温度随时间的变化表示出来，具体形式取决于边界条件，若令热端的温度按简谐变化，即</w:t>
      </w:r>
    </w:p>
    <w:tbl>
      <w:tblPr>
        <w:tblW w:w="8310" w:type="dxa"/>
        <w:tblLayout w:type="fixed"/>
        <w:tblLook w:val="04A0" w:firstRow="1" w:lastRow="0" w:firstColumn="1" w:lastColumn="0" w:noHBand="0" w:noVBand="1"/>
      </w:tblPr>
      <w:tblGrid>
        <w:gridCol w:w="7420"/>
        <w:gridCol w:w="890"/>
      </w:tblGrid>
      <w:tr w:rsidR="00C03882" w:rsidTr="00C03882">
        <w:tc>
          <w:tcPr>
            <w:tcW w:w="7416" w:type="dxa"/>
            <w:vAlign w:val="center"/>
            <w:hideMark/>
          </w:tcPr>
          <w:p w:rsidR="00C03882" w:rsidRDefault="00C03882" w:rsidP="00C03882">
            <w:pPr>
              <w:spacing w:line="360" w:lineRule="auto"/>
              <w:jc w:val="center"/>
              <w:rPr>
                <w:szCs w:val="21"/>
              </w:rPr>
            </w:pPr>
            <w:r>
              <w:rPr>
                <w:position w:val="-12"/>
                <w:szCs w:val="21"/>
              </w:rPr>
              <w:object w:dxaOrig="1776" w:dyaOrig="360">
                <v:shape id="_x0000_i1030" type="#_x0000_t75" style="width:88.5pt;height:18pt" o:ole="">
                  <v:imagedata r:id="rId20" o:title=""/>
                </v:shape>
                <o:OLEObject Type="Embed" ProgID="Equation.3" ShapeID="_x0000_i1030" DrawAspect="Content" ObjectID="_1572080782" r:id="rId21"/>
              </w:object>
            </w:r>
          </w:p>
        </w:tc>
        <w:tc>
          <w:tcPr>
            <w:tcW w:w="890" w:type="dxa"/>
            <w:vAlign w:val="center"/>
            <w:hideMark/>
          </w:tcPr>
          <w:p w:rsidR="00C03882" w:rsidRDefault="00C03882" w:rsidP="00C03882">
            <w:pPr>
              <w:spacing w:line="360" w:lineRule="auto"/>
              <w:jc w:val="center"/>
              <w:rPr>
                <w:szCs w:val="21"/>
              </w:rPr>
            </w:pPr>
            <w:r>
              <w:rPr>
                <w:rFonts w:hint="eastAsia"/>
                <w:szCs w:val="21"/>
              </w:rPr>
              <w:t>（</w:t>
            </w:r>
            <w:r>
              <w:rPr>
                <w:szCs w:val="21"/>
              </w:rPr>
              <w:t>5</w:t>
            </w:r>
            <w:r>
              <w:rPr>
                <w:rFonts w:hint="eastAsia"/>
                <w:szCs w:val="21"/>
              </w:rPr>
              <w:t>）</w:t>
            </w:r>
          </w:p>
        </w:tc>
      </w:tr>
    </w:tbl>
    <w:p w:rsidR="00C03882" w:rsidRDefault="00C03882" w:rsidP="00C03882">
      <w:pPr>
        <w:spacing w:line="360" w:lineRule="auto"/>
        <w:ind w:firstLineChars="200" w:firstLine="420"/>
        <w:rPr>
          <w:szCs w:val="21"/>
        </w:rPr>
      </w:pPr>
      <w:r>
        <w:rPr>
          <w:rFonts w:hint="eastAsia"/>
          <w:szCs w:val="21"/>
        </w:rPr>
        <w:t>另一端用冷水冷却，保持恒定低温</w:t>
      </w:r>
      <w:r>
        <w:rPr>
          <w:i/>
          <w:szCs w:val="21"/>
        </w:rPr>
        <w:t>T</w:t>
      </w:r>
      <w:r>
        <w:rPr>
          <w:i/>
          <w:szCs w:val="21"/>
          <w:vertAlign w:val="subscript"/>
        </w:rPr>
        <w:t>0</w:t>
      </w:r>
      <w:r>
        <w:rPr>
          <w:rFonts w:hint="eastAsia"/>
          <w:szCs w:val="21"/>
        </w:rPr>
        <w:t>，则式（</w:t>
      </w:r>
      <w:r>
        <w:rPr>
          <w:szCs w:val="21"/>
        </w:rPr>
        <w:t>5</w:t>
      </w:r>
      <w:r>
        <w:rPr>
          <w:rFonts w:hint="eastAsia"/>
          <w:szCs w:val="21"/>
        </w:rPr>
        <w:t>）的解也就是棒中各点的温度为</w:t>
      </w:r>
    </w:p>
    <w:tbl>
      <w:tblPr>
        <w:tblW w:w="8310" w:type="dxa"/>
        <w:tblLayout w:type="fixed"/>
        <w:tblLook w:val="04A0" w:firstRow="1" w:lastRow="0" w:firstColumn="1" w:lastColumn="0" w:noHBand="0" w:noVBand="1"/>
      </w:tblPr>
      <w:tblGrid>
        <w:gridCol w:w="7428"/>
        <w:gridCol w:w="882"/>
      </w:tblGrid>
      <w:tr w:rsidR="00C03882" w:rsidTr="00C03882">
        <w:tc>
          <w:tcPr>
            <w:tcW w:w="7424" w:type="dxa"/>
            <w:vAlign w:val="center"/>
            <w:hideMark/>
          </w:tcPr>
          <w:p w:rsidR="00C03882" w:rsidRDefault="00C03882" w:rsidP="00C03882">
            <w:pPr>
              <w:spacing w:line="360" w:lineRule="auto"/>
              <w:jc w:val="center"/>
              <w:rPr>
                <w:szCs w:val="21"/>
              </w:rPr>
            </w:pPr>
            <w:r>
              <w:rPr>
                <w:szCs w:val="21"/>
              </w:rPr>
              <w:t xml:space="preserve">  </w:t>
            </w:r>
            <w:r>
              <w:rPr>
                <w:position w:val="-14"/>
                <w:szCs w:val="21"/>
              </w:rPr>
              <w:object w:dxaOrig="4236" w:dyaOrig="552">
                <v:shape id="_x0000_i1031" type="#_x0000_t75" style="width:211.5pt;height:27.75pt" o:ole="">
                  <v:imagedata r:id="rId22" o:title=""/>
                </v:shape>
                <o:OLEObject Type="Embed" ProgID="Equation.3" ShapeID="_x0000_i1031" DrawAspect="Content" ObjectID="_1572080783" r:id="rId23"/>
              </w:object>
            </w:r>
          </w:p>
        </w:tc>
        <w:tc>
          <w:tcPr>
            <w:tcW w:w="882" w:type="dxa"/>
            <w:vAlign w:val="center"/>
            <w:hideMark/>
          </w:tcPr>
          <w:p w:rsidR="00C03882" w:rsidRDefault="00C03882" w:rsidP="00C03882">
            <w:pPr>
              <w:spacing w:line="360" w:lineRule="auto"/>
              <w:jc w:val="center"/>
              <w:rPr>
                <w:szCs w:val="21"/>
              </w:rPr>
            </w:pPr>
            <w:r>
              <w:rPr>
                <w:rFonts w:hint="eastAsia"/>
                <w:szCs w:val="21"/>
              </w:rPr>
              <w:t>（</w:t>
            </w:r>
            <w:r>
              <w:rPr>
                <w:szCs w:val="21"/>
              </w:rPr>
              <w:t>6</w:t>
            </w:r>
            <w:r>
              <w:rPr>
                <w:rFonts w:hint="eastAsia"/>
                <w:szCs w:val="21"/>
              </w:rPr>
              <w:t>）</w:t>
            </w:r>
          </w:p>
        </w:tc>
      </w:tr>
    </w:tbl>
    <w:p w:rsidR="00C03882" w:rsidRDefault="00C03882" w:rsidP="00C03882">
      <w:pPr>
        <w:spacing w:line="360" w:lineRule="auto"/>
        <w:ind w:firstLineChars="200" w:firstLine="420"/>
        <w:rPr>
          <w:szCs w:val="21"/>
        </w:rPr>
      </w:pPr>
      <w:r>
        <w:rPr>
          <w:rFonts w:hint="eastAsia"/>
          <w:szCs w:val="21"/>
        </w:rPr>
        <w:t>其中</w:t>
      </w:r>
      <w:r>
        <w:rPr>
          <w:i/>
          <w:szCs w:val="21"/>
        </w:rPr>
        <w:t>T</w:t>
      </w:r>
      <w:r>
        <w:rPr>
          <w:i/>
          <w:szCs w:val="21"/>
          <w:vertAlign w:val="subscript"/>
        </w:rPr>
        <w:t>0</w:t>
      </w:r>
      <w:r>
        <w:rPr>
          <w:rFonts w:hint="eastAsia"/>
          <w:szCs w:val="21"/>
        </w:rPr>
        <w:t>是直流成分，</w:t>
      </w:r>
      <w:r>
        <w:rPr>
          <w:position w:val="-6"/>
          <w:szCs w:val="21"/>
        </w:rPr>
        <w:object w:dxaOrig="228" w:dyaOrig="216">
          <v:shape id="_x0000_i1032" type="#_x0000_t75" style="width:11.25pt;height:10.5pt" o:ole="">
            <v:imagedata r:id="rId24" o:title=""/>
          </v:shape>
          <o:OLEObject Type="Embed" ProgID="Equation.DSMT4" ShapeID="_x0000_i1032" DrawAspect="Content" ObjectID="_1572080784" r:id="rId25"/>
        </w:object>
      </w:r>
      <w:r>
        <w:rPr>
          <w:rFonts w:hint="eastAsia"/>
          <w:szCs w:val="21"/>
        </w:rPr>
        <w:t>是线性成分的斜率，从式（</w:t>
      </w:r>
      <w:r>
        <w:rPr>
          <w:szCs w:val="21"/>
        </w:rPr>
        <w:t>6</w:t>
      </w:r>
      <w:r>
        <w:rPr>
          <w:rFonts w:hint="eastAsia"/>
          <w:szCs w:val="21"/>
        </w:rPr>
        <w:t>）中可以看出：</w:t>
      </w:r>
    </w:p>
    <w:p w:rsidR="00C03882" w:rsidRDefault="00C03882" w:rsidP="00C03882">
      <w:pPr>
        <w:spacing w:line="360" w:lineRule="auto"/>
        <w:ind w:leftChars="100" w:left="210" w:firstLineChars="100" w:firstLine="210"/>
        <w:rPr>
          <w:szCs w:val="21"/>
        </w:rPr>
      </w:pPr>
      <w:r>
        <w:rPr>
          <w:szCs w:val="21"/>
        </w:rPr>
        <w:t xml:space="preserve">a </w:t>
      </w:r>
      <w:r>
        <w:rPr>
          <w:rFonts w:hint="eastAsia"/>
          <w:szCs w:val="21"/>
        </w:rPr>
        <w:t>热端</w:t>
      </w:r>
      <w:r>
        <w:rPr>
          <w:szCs w:val="21"/>
        </w:rPr>
        <w:t>(</w:t>
      </w:r>
      <w:r>
        <w:rPr>
          <w:i/>
          <w:szCs w:val="21"/>
        </w:rPr>
        <w:t>x</w:t>
      </w:r>
      <w:r>
        <w:rPr>
          <w:szCs w:val="21"/>
        </w:rPr>
        <w:t>=0)</w:t>
      </w:r>
      <w:r>
        <w:rPr>
          <w:rFonts w:hint="eastAsia"/>
          <w:szCs w:val="21"/>
        </w:rPr>
        <w:t>处温度按简谐方式变化时，这种变化将以衰减波的形式在棒内向冷端传播，称为热波。</w:t>
      </w:r>
    </w:p>
    <w:p w:rsidR="00C03882" w:rsidRDefault="00C03882" w:rsidP="00C03882">
      <w:pPr>
        <w:tabs>
          <w:tab w:val="left" w:pos="7530"/>
        </w:tabs>
        <w:spacing w:line="360" w:lineRule="auto"/>
        <w:ind w:firstLineChars="200" w:firstLine="420"/>
        <w:rPr>
          <w:szCs w:val="21"/>
        </w:rPr>
      </w:pPr>
      <w:r>
        <w:rPr>
          <w:szCs w:val="21"/>
        </w:rPr>
        <w:t xml:space="preserve">b </w:t>
      </w:r>
      <w:proofErr w:type="gramStart"/>
      <w:r>
        <w:rPr>
          <w:rFonts w:hint="eastAsia"/>
          <w:szCs w:val="21"/>
        </w:rPr>
        <w:t>热波波速</w:t>
      </w:r>
      <w:proofErr w:type="gramEnd"/>
      <w:r>
        <w:rPr>
          <w:rFonts w:hint="eastAsia"/>
          <w:szCs w:val="21"/>
        </w:rPr>
        <w:t>：</w:t>
      </w:r>
      <w:r>
        <w:rPr>
          <w:position w:val="-8"/>
          <w:szCs w:val="21"/>
        </w:rPr>
        <w:object w:dxaOrig="1152" w:dyaOrig="360">
          <v:shape id="_x0000_i1033" type="#_x0000_t75" style="width:57.75pt;height:18pt" o:ole="">
            <v:imagedata r:id="rId26" o:title=""/>
          </v:shape>
          <o:OLEObject Type="Embed" ProgID="Equation.3" ShapeID="_x0000_i1033" DrawAspect="Content" ObjectID="_1572080785" r:id="rId27"/>
        </w:object>
      </w:r>
      <w:r>
        <w:rPr>
          <w:szCs w:val="21"/>
        </w:rPr>
        <w:t xml:space="preserve">                               </w:t>
      </w:r>
      <w:r>
        <w:rPr>
          <w:szCs w:val="21"/>
        </w:rPr>
        <w:tab/>
      </w:r>
      <w:r>
        <w:rPr>
          <w:rFonts w:hint="eastAsia"/>
          <w:szCs w:val="21"/>
        </w:rPr>
        <w:t>（</w:t>
      </w:r>
      <w:r>
        <w:rPr>
          <w:szCs w:val="21"/>
        </w:rPr>
        <w:t>7</w:t>
      </w:r>
      <w:r>
        <w:rPr>
          <w:rFonts w:hint="eastAsia"/>
          <w:szCs w:val="21"/>
        </w:rPr>
        <w:t>）</w:t>
      </w:r>
    </w:p>
    <w:p w:rsidR="00C03882" w:rsidRDefault="00C03882" w:rsidP="00C03882">
      <w:pPr>
        <w:tabs>
          <w:tab w:val="left" w:pos="7530"/>
        </w:tabs>
        <w:spacing w:line="360" w:lineRule="auto"/>
        <w:ind w:firstLineChars="200" w:firstLine="420"/>
        <w:rPr>
          <w:szCs w:val="21"/>
        </w:rPr>
      </w:pPr>
      <w:r>
        <w:rPr>
          <w:szCs w:val="21"/>
        </w:rPr>
        <w:t xml:space="preserve">c </w:t>
      </w:r>
      <w:proofErr w:type="gramStart"/>
      <w:r>
        <w:rPr>
          <w:rFonts w:hint="eastAsia"/>
          <w:szCs w:val="21"/>
        </w:rPr>
        <w:t>热波波长</w:t>
      </w:r>
      <w:proofErr w:type="gramEnd"/>
      <w:r>
        <w:rPr>
          <w:rFonts w:hint="eastAsia"/>
          <w:szCs w:val="21"/>
        </w:rPr>
        <w:t>：</w:t>
      </w:r>
      <w:r>
        <w:rPr>
          <w:position w:val="-26"/>
          <w:szCs w:val="21"/>
        </w:rPr>
        <w:object w:dxaOrig="1308" w:dyaOrig="708">
          <v:shape id="_x0000_i1034" type="#_x0000_t75" style="width:65.25pt;height:35.25pt" o:ole="">
            <v:imagedata r:id="rId28" o:title=""/>
          </v:shape>
          <o:OLEObject Type="Embed" ProgID="Equation.3" ShapeID="_x0000_i1034" DrawAspect="Content" ObjectID="_1572080786" r:id="rId29"/>
        </w:object>
      </w:r>
      <w:r>
        <w:rPr>
          <w:szCs w:val="21"/>
        </w:rPr>
        <w:t xml:space="preserve">                               </w:t>
      </w:r>
      <w:r>
        <w:rPr>
          <w:szCs w:val="21"/>
        </w:rPr>
        <w:tab/>
      </w:r>
      <w:r>
        <w:rPr>
          <w:rFonts w:hint="eastAsia"/>
          <w:szCs w:val="21"/>
        </w:rPr>
        <w:t>（</w:t>
      </w:r>
      <w:r>
        <w:rPr>
          <w:szCs w:val="21"/>
        </w:rPr>
        <w:t>8</w:t>
      </w:r>
      <w:r>
        <w:rPr>
          <w:rFonts w:hint="eastAsia"/>
          <w:szCs w:val="21"/>
        </w:rPr>
        <w:t>）</w:t>
      </w:r>
    </w:p>
    <w:p w:rsidR="00C03882" w:rsidRDefault="00C03882" w:rsidP="00C03882">
      <w:pPr>
        <w:spacing w:line="360" w:lineRule="auto"/>
        <w:ind w:firstLineChars="200" w:firstLine="420"/>
        <w:rPr>
          <w:szCs w:val="21"/>
        </w:rPr>
      </w:pPr>
      <w:r>
        <w:rPr>
          <w:rFonts w:hint="eastAsia"/>
          <w:szCs w:val="21"/>
        </w:rPr>
        <w:t>因此在热端温度变化的角频率已知的情况下，只要测出波速或波长就可以计算出</w:t>
      </w:r>
      <w:r>
        <w:rPr>
          <w:szCs w:val="21"/>
        </w:rPr>
        <w:t xml:space="preserve"> </w:t>
      </w:r>
      <w:r>
        <w:rPr>
          <w:i/>
          <w:szCs w:val="21"/>
        </w:rPr>
        <w:t>D</w:t>
      </w:r>
      <w:r>
        <w:rPr>
          <w:rFonts w:hint="eastAsia"/>
          <w:szCs w:val="21"/>
        </w:rPr>
        <w:t>。然后再由</w:t>
      </w:r>
      <w:r>
        <w:rPr>
          <w:position w:val="-28"/>
          <w:szCs w:val="21"/>
        </w:rPr>
        <w:object w:dxaOrig="852" w:dyaOrig="660">
          <v:shape id="_x0000_i1035" type="#_x0000_t75" style="width:42.75pt;height:33pt" o:ole="">
            <v:imagedata r:id="rId30" o:title=""/>
          </v:shape>
          <o:OLEObject Type="Embed" ProgID="Equation.DSMT4" ShapeID="_x0000_i1035" DrawAspect="Content" ObjectID="_1572080787" r:id="rId31"/>
        </w:object>
      </w:r>
      <w:r>
        <w:rPr>
          <w:rFonts w:hint="eastAsia"/>
          <w:szCs w:val="21"/>
        </w:rPr>
        <w:t>计算出材料的热导率</w:t>
      </w:r>
      <w:r>
        <w:rPr>
          <w:i/>
          <w:iCs/>
          <w:szCs w:val="21"/>
        </w:rPr>
        <w:t>k</w:t>
      </w:r>
      <w:r>
        <w:rPr>
          <w:rFonts w:hint="eastAsia"/>
          <w:szCs w:val="21"/>
        </w:rPr>
        <w:t>。本实验采用式（</w:t>
      </w:r>
      <w:r>
        <w:rPr>
          <w:szCs w:val="21"/>
        </w:rPr>
        <w:t>4-7</w:t>
      </w:r>
      <w:r>
        <w:rPr>
          <w:rFonts w:hint="eastAsia"/>
          <w:szCs w:val="21"/>
        </w:rPr>
        <w:t>）可得</w:t>
      </w:r>
    </w:p>
    <w:tbl>
      <w:tblPr>
        <w:tblW w:w="8310" w:type="dxa"/>
        <w:tblLayout w:type="fixed"/>
        <w:tblLook w:val="04A0" w:firstRow="1" w:lastRow="0" w:firstColumn="1" w:lastColumn="0" w:noHBand="0" w:noVBand="1"/>
      </w:tblPr>
      <w:tblGrid>
        <w:gridCol w:w="7421"/>
        <w:gridCol w:w="889"/>
      </w:tblGrid>
      <w:tr w:rsidR="00C03882" w:rsidTr="00C03882">
        <w:tc>
          <w:tcPr>
            <w:tcW w:w="7417" w:type="dxa"/>
            <w:vAlign w:val="center"/>
            <w:hideMark/>
          </w:tcPr>
          <w:p w:rsidR="00C03882" w:rsidRDefault="00C03882" w:rsidP="00C03882">
            <w:pPr>
              <w:spacing w:line="360" w:lineRule="auto"/>
              <w:jc w:val="center"/>
              <w:rPr>
                <w:szCs w:val="21"/>
              </w:rPr>
            </w:pPr>
            <w:r>
              <w:rPr>
                <w:position w:val="-28"/>
                <w:szCs w:val="21"/>
              </w:rPr>
              <w:object w:dxaOrig="1272" w:dyaOrig="660">
                <v:shape id="_x0000_i1036" type="#_x0000_t75" style="width:63.75pt;height:33pt" o:ole="">
                  <v:imagedata r:id="rId32" o:title=""/>
                </v:shape>
                <o:OLEObject Type="Embed" ProgID="Equation.DSMT4" ShapeID="_x0000_i1036" DrawAspect="Content" ObjectID="_1572080788" r:id="rId33"/>
              </w:object>
            </w:r>
            <w:r>
              <w:rPr>
                <w:szCs w:val="21"/>
              </w:rPr>
              <w:t xml:space="preserve">    </w:t>
            </w:r>
            <w:r>
              <w:rPr>
                <w:rFonts w:hint="eastAsia"/>
                <w:szCs w:val="21"/>
              </w:rPr>
              <w:t>则</w:t>
            </w:r>
            <w:r>
              <w:rPr>
                <w:position w:val="-28"/>
                <w:szCs w:val="21"/>
              </w:rPr>
              <w:object w:dxaOrig="2088" w:dyaOrig="708">
                <v:shape id="_x0000_i1037" type="#_x0000_t75" style="width:104.25pt;height:35.25pt" o:ole="">
                  <v:imagedata r:id="rId34" o:title=""/>
                </v:shape>
                <o:OLEObject Type="Embed" ProgID="Equation.DSMT4" ShapeID="_x0000_i1037" DrawAspect="Content" ObjectID="_1572080789" r:id="rId35"/>
              </w:object>
            </w:r>
          </w:p>
        </w:tc>
        <w:tc>
          <w:tcPr>
            <w:tcW w:w="889" w:type="dxa"/>
            <w:vAlign w:val="center"/>
            <w:hideMark/>
          </w:tcPr>
          <w:p w:rsidR="00C03882" w:rsidRDefault="00C03882" w:rsidP="00C03882">
            <w:pPr>
              <w:spacing w:line="360" w:lineRule="auto"/>
              <w:jc w:val="center"/>
              <w:rPr>
                <w:szCs w:val="21"/>
              </w:rPr>
            </w:pPr>
            <w:r>
              <w:rPr>
                <w:rFonts w:hint="eastAsia"/>
                <w:szCs w:val="21"/>
              </w:rPr>
              <w:t>（</w:t>
            </w:r>
            <w:r>
              <w:rPr>
                <w:szCs w:val="21"/>
              </w:rPr>
              <w:t>9</w:t>
            </w:r>
            <w:r>
              <w:rPr>
                <w:rFonts w:hint="eastAsia"/>
                <w:szCs w:val="21"/>
              </w:rPr>
              <w:t>）</w:t>
            </w:r>
          </w:p>
        </w:tc>
      </w:tr>
    </w:tbl>
    <w:p w:rsidR="00C03882" w:rsidRDefault="00C03882" w:rsidP="00C03882">
      <w:pPr>
        <w:spacing w:line="360" w:lineRule="auto"/>
        <w:ind w:firstLineChars="200" w:firstLine="420"/>
        <w:rPr>
          <w:szCs w:val="21"/>
        </w:rPr>
      </w:pPr>
      <w:r>
        <w:rPr>
          <w:rFonts w:hint="eastAsia"/>
          <w:szCs w:val="21"/>
        </w:rPr>
        <w:t>其中，</w:t>
      </w:r>
      <w:r>
        <w:rPr>
          <w:i/>
          <w:szCs w:val="21"/>
        </w:rPr>
        <w:t>f</w:t>
      </w:r>
      <w:r>
        <w:rPr>
          <w:rFonts w:hint="eastAsia"/>
          <w:szCs w:val="21"/>
        </w:rPr>
        <w:t>、</w:t>
      </w:r>
      <w:r>
        <w:rPr>
          <w:i/>
          <w:szCs w:val="21"/>
        </w:rPr>
        <w:t>T</w:t>
      </w:r>
      <w:r>
        <w:rPr>
          <w:rFonts w:hint="eastAsia"/>
          <w:szCs w:val="21"/>
        </w:rPr>
        <w:t>分别为热端温度按简谐变化的频率和周期。实现上述测量的关键是：</w:t>
      </w:r>
      <w:r>
        <w:rPr>
          <w:szCs w:val="21"/>
        </w:rPr>
        <w:t xml:space="preserve">a </w:t>
      </w:r>
      <w:r>
        <w:rPr>
          <w:rFonts w:hint="eastAsia"/>
          <w:szCs w:val="21"/>
        </w:rPr>
        <w:t>热量在样品中一维传播，</w:t>
      </w:r>
      <w:r>
        <w:rPr>
          <w:szCs w:val="21"/>
        </w:rPr>
        <w:t xml:space="preserve">b </w:t>
      </w:r>
      <w:r>
        <w:rPr>
          <w:rFonts w:hint="eastAsia"/>
          <w:szCs w:val="21"/>
        </w:rPr>
        <w:t>热端温度按简谐变化。</w:t>
      </w:r>
    </w:p>
    <w:p w:rsidR="00C03882" w:rsidRDefault="00C03882" w:rsidP="00C03882">
      <w:pPr>
        <w:spacing w:line="360" w:lineRule="auto"/>
        <w:ind w:firstLineChars="200" w:firstLine="420"/>
        <w:rPr>
          <w:szCs w:val="21"/>
        </w:rPr>
      </w:pPr>
    </w:p>
    <w:p w:rsidR="00C03882" w:rsidRPr="00113D98" w:rsidRDefault="00C03882" w:rsidP="00C03882">
      <w:pPr>
        <w:pStyle w:val="ab"/>
        <w:spacing w:beforeLines="50" w:before="156" w:afterLines="50" w:after="156"/>
        <w:ind w:firstLineChars="0" w:firstLine="0"/>
        <w:outlineLvl w:val="1"/>
        <w:rPr>
          <w:b/>
          <w:sz w:val="28"/>
          <w:szCs w:val="28"/>
        </w:rPr>
      </w:pPr>
      <w:r>
        <w:rPr>
          <w:rFonts w:hint="eastAsia"/>
          <w:b/>
          <w:sz w:val="28"/>
          <w:szCs w:val="28"/>
        </w:rPr>
        <w:t>四</w:t>
      </w:r>
      <w:r w:rsidRPr="00113D98">
        <w:rPr>
          <w:rFonts w:hint="eastAsia"/>
          <w:b/>
          <w:sz w:val="28"/>
          <w:szCs w:val="28"/>
        </w:rPr>
        <w:t>、实验内容</w:t>
      </w:r>
    </w:p>
    <w:p w:rsidR="00C03882" w:rsidRPr="0044650A" w:rsidRDefault="00C03882" w:rsidP="00C03882">
      <w:pPr>
        <w:spacing w:line="360" w:lineRule="auto"/>
        <w:ind w:firstLineChars="200" w:firstLine="420"/>
        <w:rPr>
          <w:kern w:val="0"/>
          <w:szCs w:val="21"/>
        </w:rPr>
      </w:pPr>
      <w:r w:rsidRPr="0044650A">
        <w:rPr>
          <w:rFonts w:hint="eastAsia"/>
          <w:szCs w:val="21"/>
        </w:rPr>
        <w:t>实验前检查各处连接管路是否有堵塞，而后才能打开水源。开始实验前需将仪器的盖子打开，并仔细阅读上面的注意事项。</w:t>
      </w:r>
    </w:p>
    <w:p w:rsidR="00C03882" w:rsidRPr="0044650A" w:rsidRDefault="00C03882" w:rsidP="00C03882">
      <w:pPr>
        <w:numPr>
          <w:ilvl w:val="0"/>
          <w:numId w:val="7"/>
        </w:numPr>
        <w:adjustRightInd w:val="0"/>
        <w:spacing w:line="360" w:lineRule="auto"/>
        <w:ind w:leftChars="200" w:left="777" w:hangingChars="170" w:hanging="357"/>
        <w:rPr>
          <w:bCs/>
          <w:szCs w:val="21"/>
        </w:rPr>
      </w:pPr>
      <w:r w:rsidRPr="0044650A">
        <w:rPr>
          <w:rFonts w:hint="eastAsia"/>
          <w:bCs/>
          <w:szCs w:val="21"/>
        </w:rPr>
        <w:t>打开水源，从出水口观察流量，要求水流稳定（将阀门稍微打开即可）</w:t>
      </w:r>
    </w:p>
    <w:p w:rsidR="00C03882" w:rsidRPr="0044650A" w:rsidRDefault="00C03882" w:rsidP="00C03882">
      <w:pPr>
        <w:adjustRightInd w:val="0"/>
        <w:spacing w:line="360" w:lineRule="auto"/>
        <w:ind w:firstLineChars="200" w:firstLine="420"/>
        <w:rPr>
          <w:szCs w:val="21"/>
        </w:rPr>
      </w:pPr>
      <w:r w:rsidRPr="0044650A">
        <w:rPr>
          <w:szCs w:val="21"/>
        </w:rPr>
        <w:t xml:space="preserve">1)  </w:t>
      </w:r>
      <w:r w:rsidRPr="0044650A">
        <w:rPr>
          <w:rFonts w:hint="eastAsia"/>
          <w:szCs w:val="21"/>
        </w:rPr>
        <w:t>热端水流量较小时，待测材料内温度较高，水流较大时，温度波动较大。因此热端水流要保持一个合适的流速，阀门开至</w:t>
      </w:r>
      <w:r w:rsidRPr="0044650A">
        <w:rPr>
          <w:szCs w:val="21"/>
        </w:rPr>
        <w:t>1/3</w:t>
      </w:r>
      <w:r w:rsidRPr="0044650A">
        <w:rPr>
          <w:rFonts w:hint="eastAsia"/>
          <w:szCs w:val="21"/>
        </w:rPr>
        <w:t>开度即可。</w:t>
      </w:r>
    </w:p>
    <w:p w:rsidR="00C03882" w:rsidRPr="0044650A" w:rsidRDefault="00C03882" w:rsidP="00C03882">
      <w:pPr>
        <w:spacing w:line="360" w:lineRule="auto"/>
        <w:ind w:leftChars="200" w:left="840" w:hangingChars="200" w:hanging="420"/>
        <w:rPr>
          <w:szCs w:val="21"/>
        </w:rPr>
      </w:pPr>
      <w:r w:rsidRPr="0044650A">
        <w:rPr>
          <w:szCs w:val="21"/>
        </w:rPr>
        <w:t>2</w:t>
      </w:r>
      <w:r w:rsidRPr="0044650A">
        <w:rPr>
          <w:rFonts w:hint="eastAsia"/>
          <w:szCs w:val="21"/>
        </w:rPr>
        <w:t>）</w:t>
      </w:r>
      <w:r w:rsidRPr="0044650A">
        <w:rPr>
          <w:szCs w:val="21"/>
        </w:rPr>
        <w:t xml:space="preserve"> </w:t>
      </w:r>
      <w:r w:rsidRPr="0044650A">
        <w:rPr>
          <w:rFonts w:hint="eastAsia"/>
          <w:szCs w:val="21"/>
        </w:rPr>
        <w:t>冷端水流量要求不高，只要保持固定的室温即可。</w:t>
      </w:r>
    </w:p>
    <w:p w:rsidR="00C03882" w:rsidRPr="0044650A" w:rsidRDefault="00C03882" w:rsidP="00C03882">
      <w:pPr>
        <w:adjustRightInd w:val="0"/>
        <w:spacing w:line="360" w:lineRule="auto"/>
        <w:ind w:firstLineChars="200" w:firstLine="420"/>
        <w:rPr>
          <w:szCs w:val="21"/>
        </w:rPr>
      </w:pPr>
      <w:r w:rsidRPr="0044650A">
        <w:rPr>
          <w:szCs w:val="21"/>
        </w:rPr>
        <w:t>3</w:t>
      </w:r>
      <w:r w:rsidRPr="0044650A">
        <w:rPr>
          <w:rFonts w:hint="eastAsia"/>
          <w:szCs w:val="21"/>
        </w:rPr>
        <w:t>）</w:t>
      </w:r>
      <w:r w:rsidRPr="0044650A">
        <w:rPr>
          <w:szCs w:val="21"/>
        </w:rPr>
        <w:t xml:space="preserve"> </w:t>
      </w:r>
      <w:r w:rsidRPr="0044650A">
        <w:rPr>
          <w:rFonts w:hint="eastAsia"/>
          <w:szCs w:val="21"/>
        </w:rPr>
        <w:t>调节水流的方法是保持电脑操作软件的数据显示曲线幅度和形状较好为好。</w:t>
      </w:r>
    </w:p>
    <w:p w:rsidR="00C03882" w:rsidRPr="0044650A" w:rsidRDefault="00C03882" w:rsidP="00C03882">
      <w:pPr>
        <w:adjustRightInd w:val="0"/>
        <w:spacing w:line="360" w:lineRule="auto"/>
        <w:ind w:firstLineChars="200" w:firstLine="420"/>
        <w:rPr>
          <w:szCs w:val="21"/>
        </w:rPr>
      </w:pPr>
      <w:r w:rsidRPr="0044650A">
        <w:rPr>
          <w:szCs w:val="21"/>
        </w:rPr>
        <w:t>4</w:t>
      </w:r>
      <w:r w:rsidRPr="0044650A">
        <w:rPr>
          <w:rFonts w:hint="eastAsia"/>
          <w:szCs w:val="21"/>
        </w:rPr>
        <w:t>）</w:t>
      </w:r>
      <w:r w:rsidRPr="0044650A">
        <w:rPr>
          <w:szCs w:val="21"/>
        </w:rPr>
        <w:t xml:space="preserve"> </w:t>
      </w:r>
      <w:r w:rsidRPr="0044650A">
        <w:rPr>
          <w:rFonts w:hint="eastAsia"/>
          <w:szCs w:val="21"/>
        </w:rPr>
        <w:t>两端冷却水管在两个样品中是串连的，水流先走铝后走铜。一般先测铜样品，后测铝样品</w:t>
      </w:r>
      <w:r w:rsidRPr="0044650A">
        <w:rPr>
          <w:szCs w:val="21"/>
        </w:rPr>
        <w:t>,</w:t>
      </w:r>
      <w:r w:rsidRPr="0044650A">
        <w:rPr>
          <w:rFonts w:hint="eastAsia"/>
          <w:szCs w:val="21"/>
        </w:rPr>
        <w:t>以免冷</w:t>
      </w:r>
      <w:r w:rsidRPr="0044650A">
        <w:rPr>
          <w:rFonts w:hint="eastAsia"/>
          <w:szCs w:val="21"/>
        </w:rPr>
        <w:lastRenderedPageBreak/>
        <w:t>却水变热。</w:t>
      </w:r>
    </w:p>
    <w:p w:rsidR="00C03882" w:rsidRPr="0044650A" w:rsidRDefault="00C03882" w:rsidP="00C03882">
      <w:pPr>
        <w:adjustRightInd w:val="0"/>
        <w:spacing w:line="360" w:lineRule="auto"/>
        <w:ind w:firstLineChars="200" w:firstLine="420"/>
        <w:rPr>
          <w:b/>
          <w:bCs/>
          <w:szCs w:val="21"/>
        </w:rPr>
      </w:pPr>
      <w:r w:rsidRPr="0044650A">
        <w:rPr>
          <w:szCs w:val="21"/>
        </w:rPr>
        <w:t>5</w:t>
      </w:r>
      <w:r w:rsidRPr="0044650A">
        <w:rPr>
          <w:rFonts w:hint="eastAsia"/>
          <w:szCs w:val="21"/>
        </w:rPr>
        <w:t>）</w:t>
      </w:r>
      <w:r w:rsidRPr="0044650A">
        <w:rPr>
          <w:szCs w:val="21"/>
        </w:rPr>
        <w:t xml:space="preserve"> </w:t>
      </w:r>
      <w:r w:rsidRPr="0044650A">
        <w:rPr>
          <w:rFonts w:hint="eastAsia"/>
          <w:szCs w:val="21"/>
        </w:rPr>
        <w:t>实际上不用冷端冷却水也能实验，只是需要很长时间样品温度才能动态平衡。而且环境温度变化会影响测量。</w:t>
      </w:r>
      <w:r w:rsidRPr="0044650A">
        <w:rPr>
          <w:szCs w:val="21"/>
        </w:rPr>
        <w:t xml:space="preserve">  </w:t>
      </w:r>
    </w:p>
    <w:p w:rsidR="00C03882" w:rsidRPr="0044650A" w:rsidRDefault="00C03882" w:rsidP="00C03882">
      <w:pPr>
        <w:numPr>
          <w:ilvl w:val="0"/>
          <w:numId w:val="7"/>
        </w:numPr>
        <w:adjustRightInd w:val="0"/>
        <w:spacing w:line="360" w:lineRule="auto"/>
        <w:ind w:leftChars="200" w:left="777" w:hangingChars="170" w:hanging="357"/>
        <w:rPr>
          <w:bCs/>
          <w:szCs w:val="21"/>
        </w:rPr>
      </w:pPr>
      <w:r w:rsidRPr="0044650A">
        <w:rPr>
          <w:rFonts w:hint="eastAsia"/>
          <w:bCs/>
          <w:szCs w:val="21"/>
        </w:rPr>
        <w:t>打开电源开关，主机进入工作状态</w:t>
      </w:r>
    </w:p>
    <w:p w:rsidR="00C03882" w:rsidRPr="0044650A" w:rsidRDefault="00C03882" w:rsidP="00C03882">
      <w:pPr>
        <w:numPr>
          <w:ilvl w:val="0"/>
          <w:numId w:val="7"/>
        </w:numPr>
        <w:adjustRightInd w:val="0"/>
        <w:spacing w:line="360" w:lineRule="auto"/>
        <w:ind w:leftChars="200" w:left="777" w:hangingChars="170" w:hanging="357"/>
        <w:rPr>
          <w:bCs/>
          <w:szCs w:val="21"/>
        </w:rPr>
      </w:pPr>
      <w:r w:rsidRPr="0044650A">
        <w:rPr>
          <w:bCs/>
          <w:szCs w:val="21"/>
        </w:rPr>
        <w:t>“</w:t>
      </w:r>
      <w:r w:rsidRPr="0044650A">
        <w:rPr>
          <w:rFonts w:hint="eastAsia"/>
          <w:bCs/>
          <w:szCs w:val="21"/>
        </w:rPr>
        <w:t>程控</w:t>
      </w:r>
      <w:r w:rsidRPr="0044650A">
        <w:rPr>
          <w:bCs/>
          <w:szCs w:val="21"/>
        </w:rPr>
        <w:t>”</w:t>
      </w:r>
      <w:r w:rsidRPr="0044650A">
        <w:rPr>
          <w:rFonts w:hint="eastAsia"/>
          <w:bCs/>
          <w:szCs w:val="21"/>
        </w:rPr>
        <w:t>工作方式</w:t>
      </w:r>
    </w:p>
    <w:p w:rsidR="00C03882" w:rsidRPr="0044650A" w:rsidRDefault="00C03882" w:rsidP="00C03882">
      <w:pPr>
        <w:adjustRightInd w:val="0"/>
        <w:spacing w:line="360" w:lineRule="auto"/>
        <w:ind w:firstLineChars="200" w:firstLine="420"/>
        <w:rPr>
          <w:bCs/>
          <w:szCs w:val="21"/>
        </w:rPr>
      </w:pPr>
      <w:r w:rsidRPr="0044650A">
        <w:rPr>
          <w:bCs/>
          <w:szCs w:val="21"/>
        </w:rPr>
        <w:t xml:space="preserve">1)  </w:t>
      </w:r>
      <w:r w:rsidRPr="0044650A">
        <w:rPr>
          <w:rFonts w:hint="eastAsia"/>
          <w:bCs/>
          <w:szCs w:val="21"/>
        </w:rPr>
        <w:t>完成前述实验步骤，调节好合适的水流量。因进水电磁阀初始为关闭状态，需要在测量开始后加热器停止加热的半周期内才调整和观察热端流速。</w:t>
      </w:r>
    </w:p>
    <w:p w:rsidR="00C03882" w:rsidRPr="0044650A" w:rsidRDefault="00C03882" w:rsidP="00C03882">
      <w:pPr>
        <w:adjustRightInd w:val="0"/>
        <w:spacing w:line="360" w:lineRule="auto"/>
        <w:ind w:firstLineChars="200" w:firstLine="420"/>
        <w:rPr>
          <w:szCs w:val="21"/>
        </w:rPr>
      </w:pPr>
      <w:r w:rsidRPr="0044650A">
        <w:rPr>
          <w:bCs/>
          <w:szCs w:val="21"/>
        </w:rPr>
        <w:t xml:space="preserve">2)  </w:t>
      </w:r>
      <w:r w:rsidRPr="0044650A">
        <w:rPr>
          <w:rFonts w:hint="eastAsia"/>
          <w:bCs/>
          <w:szCs w:val="21"/>
        </w:rPr>
        <w:t>打开操作软件。操作软件使用方法参见实验桌内的</w:t>
      </w:r>
      <w:r w:rsidRPr="0044650A">
        <w:rPr>
          <w:bCs/>
          <w:szCs w:val="21"/>
        </w:rPr>
        <w:t>“</w:t>
      </w:r>
      <w:r w:rsidRPr="00345C48">
        <w:rPr>
          <w:rFonts w:hint="eastAsia"/>
          <w:bCs/>
          <w:szCs w:val="21"/>
        </w:rPr>
        <w:t>实验指导</w:t>
      </w:r>
      <w:r w:rsidRPr="00345C48">
        <w:rPr>
          <w:bCs/>
          <w:szCs w:val="21"/>
        </w:rPr>
        <w:t>”</w:t>
      </w:r>
      <w:r w:rsidRPr="00345C48">
        <w:rPr>
          <w:rFonts w:hint="eastAsia"/>
          <w:bCs/>
          <w:szCs w:val="21"/>
        </w:rPr>
        <w:t>中</w:t>
      </w:r>
      <w:r w:rsidRPr="00345C48">
        <w:rPr>
          <w:bCs/>
          <w:szCs w:val="21"/>
        </w:rPr>
        <w:t>“</w:t>
      </w:r>
      <w:r w:rsidRPr="00345C48">
        <w:rPr>
          <w:rFonts w:hint="eastAsia"/>
          <w:bCs/>
          <w:szCs w:val="21"/>
        </w:rPr>
        <w:t>操作软件使用</w:t>
      </w:r>
      <w:r w:rsidRPr="0044650A">
        <w:rPr>
          <w:bCs/>
          <w:szCs w:val="21"/>
        </w:rPr>
        <w:t>”</w:t>
      </w:r>
      <w:r w:rsidRPr="0044650A">
        <w:rPr>
          <w:rFonts w:hint="eastAsia"/>
          <w:bCs/>
          <w:szCs w:val="21"/>
        </w:rPr>
        <w:t>部</w:t>
      </w:r>
      <w:r w:rsidRPr="0044650A">
        <w:rPr>
          <w:rFonts w:hint="eastAsia"/>
          <w:szCs w:val="21"/>
        </w:rPr>
        <w:t>分说明。</w:t>
      </w:r>
    </w:p>
    <w:p w:rsidR="00C03882" w:rsidRPr="0044650A" w:rsidRDefault="00C03882" w:rsidP="00C03882">
      <w:pPr>
        <w:spacing w:line="360" w:lineRule="auto"/>
        <w:ind w:leftChars="100" w:left="210" w:firstLineChars="100" w:firstLine="210"/>
        <w:rPr>
          <w:szCs w:val="21"/>
        </w:rPr>
      </w:pPr>
      <w:r w:rsidRPr="0044650A">
        <w:rPr>
          <w:szCs w:val="21"/>
        </w:rPr>
        <w:t xml:space="preserve">3)  </w:t>
      </w:r>
      <w:r w:rsidRPr="0044650A">
        <w:rPr>
          <w:rFonts w:hint="eastAsia"/>
          <w:szCs w:val="21"/>
        </w:rPr>
        <w:t>接通电源。</w:t>
      </w:r>
    </w:p>
    <w:p w:rsidR="00C03882" w:rsidRPr="0044650A" w:rsidRDefault="00C03882" w:rsidP="00C03882">
      <w:pPr>
        <w:adjustRightInd w:val="0"/>
        <w:spacing w:line="360" w:lineRule="auto"/>
        <w:ind w:firstLineChars="200" w:firstLine="420"/>
        <w:rPr>
          <w:szCs w:val="21"/>
        </w:rPr>
      </w:pPr>
      <w:r w:rsidRPr="0044650A">
        <w:rPr>
          <w:szCs w:val="21"/>
        </w:rPr>
        <w:t xml:space="preserve">4) </w:t>
      </w:r>
      <w:r>
        <w:rPr>
          <w:szCs w:val="21"/>
        </w:rPr>
        <w:t xml:space="preserve"> </w:t>
      </w:r>
      <w:r w:rsidRPr="0044650A">
        <w:rPr>
          <w:rFonts w:hint="eastAsia"/>
          <w:szCs w:val="21"/>
        </w:rPr>
        <w:t>在控制软件中设置热源周期</w:t>
      </w:r>
      <w:r w:rsidRPr="0044650A">
        <w:rPr>
          <w:i/>
          <w:szCs w:val="21"/>
        </w:rPr>
        <w:t>T</w:t>
      </w:r>
      <w:r w:rsidRPr="0044650A">
        <w:rPr>
          <w:rFonts w:hint="eastAsia"/>
          <w:szCs w:val="21"/>
        </w:rPr>
        <w:t>（</w:t>
      </w:r>
      <w:proofErr w:type="spellStart"/>
      <w:r w:rsidRPr="0044650A">
        <w:rPr>
          <w:i/>
          <w:szCs w:val="21"/>
        </w:rPr>
        <w:t>T</w:t>
      </w:r>
      <w:proofErr w:type="spellEnd"/>
      <w:r w:rsidRPr="0044650A">
        <w:rPr>
          <w:rFonts w:hint="eastAsia"/>
          <w:szCs w:val="21"/>
        </w:rPr>
        <w:t>一般为</w:t>
      </w:r>
      <w:r w:rsidRPr="0044650A">
        <w:rPr>
          <w:szCs w:val="21"/>
        </w:rPr>
        <w:t>180s</w:t>
      </w:r>
      <w:r w:rsidRPr="0044650A">
        <w:rPr>
          <w:rFonts w:hint="eastAsia"/>
          <w:szCs w:val="21"/>
        </w:rPr>
        <w:t>）。选择铜样品或铝样品进行测量。测量顺序最好先铜后铝。</w:t>
      </w:r>
    </w:p>
    <w:p w:rsidR="00C03882" w:rsidRPr="0044650A" w:rsidRDefault="00C03882" w:rsidP="00C03882">
      <w:pPr>
        <w:adjustRightInd w:val="0"/>
        <w:spacing w:line="360" w:lineRule="auto"/>
        <w:ind w:firstLineChars="200" w:firstLine="420"/>
        <w:rPr>
          <w:szCs w:val="21"/>
        </w:rPr>
      </w:pPr>
      <w:r w:rsidRPr="0044650A">
        <w:rPr>
          <w:szCs w:val="21"/>
        </w:rPr>
        <w:t xml:space="preserve">5) </w:t>
      </w:r>
      <w:r w:rsidRPr="0044650A">
        <w:rPr>
          <w:rFonts w:hint="eastAsia"/>
          <w:szCs w:val="21"/>
        </w:rPr>
        <w:t>设置</w:t>
      </w:r>
      <w:proofErr w:type="spellStart"/>
      <w:r w:rsidRPr="0044650A">
        <w:rPr>
          <w:i/>
          <w:szCs w:val="21"/>
        </w:rPr>
        <w:t>x</w:t>
      </w:r>
      <w:r w:rsidRPr="0044650A">
        <w:rPr>
          <w:szCs w:val="21"/>
        </w:rPr>
        <w:t>,</w:t>
      </w:r>
      <w:r w:rsidRPr="0044650A">
        <w:rPr>
          <w:i/>
          <w:szCs w:val="21"/>
        </w:rPr>
        <w:t>y</w:t>
      </w:r>
      <w:proofErr w:type="spellEnd"/>
      <w:r w:rsidRPr="0044650A">
        <w:rPr>
          <w:rFonts w:hint="eastAsia"/>
          <w:szCs w:val="21"/>
        </w:rPr>
        <w:t>轴单位坐标。</w:t>
      </w:r>
      <w:r w:rsidRPr="0044650A">
        <w:rPr>
          <w:i/>
          <w:szCs w:val="21"/>
        </w:rPr>
        <w:t>x</w:t>
      </w:r>
      <w:r w:rsidRPr="0044650A">
        <w:rPr>
          <w:rFonts w:hint="eastAsia"/>
          <w:szCs w:val="21"/>
        </w:rPr>
        <w:t>方向为时间，单位是秒，</w:t>
      </w:r>
      <w:r w:rsidRPr="0044650A">
        <w:rPr>
          <w:i/>
          <w:szCs w:val="21"/>
        </w:rPr>
        <w:t>y</w:t>
      </w:r>
      <w:r w:rsidRPr="0044650A">
        <w:rPr>
          <w:rFonts w:hint="eastAsia"/>
          <w:szCs w:val="21"/>
        </w:rPr>
        <w:t>方向是信号强度，单位为毫伏</w:t>
      </w:r>
      <w:r w:rsidRPr="0044650A">
        <w:rPr>
          <w:szCs w:val="21"/>
        </w:rPr>
        <w:t>(</w:t>
      </w:r>
      <w:r w:rsidRPr="0044650A">
        <w:rPr>
          <w:rFonts w:hint="eastAsia"/>
          <w:szCs w:val="21"/>
        </w:rPr>
        <w:t>与温度对应</w:t>
      </w:r>
      <w:r w:rsidRPr="0044650A">
        <w:rPr>
          <w:szCs w:val="21"/>
        </w:rPr>
        <w:t>)</w:t>
      </w:r>
      <w:r w:rsidRPr="0044650A">
        <w:rPr>
          <w:rFonts w:hint="eastAsia"/>
          <w:szCs w:val="21"/>
        </w:rPr>
        <w:t>。</w:t>
      </w:r>
    </w:p>
    <w:p w:rsidR="00C03882" w:rsidRPr="0044650A" w:rsidRDefault="00C03882" w:rsidP="00C03882">
      <w:pPr>
        <w:adjustRightInd w:val="0"/>
        <w:spacing w:line="360" w:lineRule="auto"/>
        <w:ind w:firstLine="420"/>
        <w:rPr>
          <w:szCs w:val="21"/>
        </w:rPr>
      </w:pPr>
      <w:r w:rsidRPr="0044650A">
        <w:rPr>
          <w:szCs w:val="21"/>
        </w:rPr>
        <w:t xml:space="preserve">6) </w:t>
      </w:r>
      <w:r w:rsidRPr="0044650A">
        <w:rPr>
          <w:rFonts w:hint="eastAsia"/>
          <w:szCs w:val="21"/>
        </w:rPr>
        <w:t>在</w:t>
      </w:r>
      <w:r w:rsidRPr="0044650A">
        <w:rPr>
          <w:szCs w:val="21"/>
        </w:rPr>
        <w:t>“</w:t>
      </w:r>
      <w:r w:rsidRPr="0044650A">
        <w:rPr>
          <w:rFonts w:hint="eastAsia"/>
          <w:szCs w:val="21"/>
        </w:rPr>
        <w:t>选择测量点</w:t>
      </w:r>
      <w:r w:rsidRPr="0044650A">
        <w:rPr>
          <w:szCs w:val="21"/>
        </w:rPr>
        <w:t>”</w:t>
      </w:r>
      <w:r w:rsidRPr="0044650A">
        <w:rPr>
          <w:rFonts w:hint="eastAsia"/>
          <w:szCs w:val="21"/>
        </w:rPr>
        <w:t>栏中选择一个或某几个测量点。</w:t>
      </w:r>
    </w:p>
    <w:p w:rsidR="00C03882" w:rsidRPr="0044650A" w:rsidRDefault="00C03882" w:rsidP="00C03882">
      <w:pPr>
        <w:adjustRightInd w:val="0"/>
        <w:spacing w:line="360" w:lineRule="auto"/>
        <w:ind w:firstLineChars="200" w:firstLine="420"/>
        <w:rPr>
          <w:szCs w:val="21"/>
        </w:rPr>
      </w:pPr>
      <w:r w:rsidRPr="0044650A">
        <w:rPr>
          <w:szCs w:val="21"/>
        </w:rPr>
        <w:t xml:space="preserve">7) </w:t>
      </w:r>
      <w:r w:rsidRPr="0044650A">
        <w:rPr>
          <w:rFonts w:hint="eastAsia"/>
          <w:szCs w:val="21"/>
        </w:rPr>
        <w:t>按下</w:t>
      </w:r>
      <w:r w:rsidRPr="0044650A">
        <w:rPr>
          <w:szCs w:val="21"/>
        </w:rPr>
        <w:t>“</w:t>
      </w:r>
      <w:r w:rsidRPr="0044650A">
        <w:rPr>
          <w:rFonts w:hint="eastAsia"/>
          <w:szCs w:val="21"/>
        </w:rPr>
        <w:t>操作</w:t>
      </w:r>
      <w:r w:rsidRPr="0044650A">
        <w:rPr>
          <w:szCs w:val="21"/>
        </w:rPr>
        <w:t>”</w:t>
      </w:r>
      <w:r w:rsidRPr="0044650A">
        <w:rPr>
          <w:rFonts w:hint="eastAsia"/>
          <w:szCs w:val="21"/>
        </w:rPr>
        <w:t>栏中</w:t>
      </w:r>
      <w:r w:rsidRPr="0044650A">
        <w:rPr>
          <w:szCs w:val="21"/>
        </w:rPr>
        <w:t>“</w:t>
      </w:r>
      <w:r w:rsidRPr="0044650A">
        <w:rPr>
          <w:rFonts w:hint="eastAsia"/>
          <w:szCs w:val="21"/>
        </w:rPr>
        <w:t>测量</w:t>
      </w:r>
      <w:r w:rsidRPr="0044650A">
        <w:rPr>
          <w:szCs w:val="21"/>
        </w:rPr>
        <w:t>”</w:t>
      </w:r>
      <w:r w:rsidRPr="0044650A">
        <w:rPr>
          <w:rFonts w:hint="eastAsia"/>
          <w:szCs w:val="21"/>
        </w:rPr>
        <w:t>按钮，仪器开始测量工作，在电脑屏幕上画出</w:t>
      </w:r>
      <w:proofErr w:type="spellStart"/>
      <w:r w:rsidRPr="0044650A">
        <w:rPr>
          <w:szCs w:val="21"/>
        </w:rPr>
        <w:t>T~t</w:t>
      </w:r>
      <w:proofErr w:type="spellEnd"/>
      <w:r w:rsidRPr="0044650A">
        <w:rPr>
          <w:rFonts w:hint="eastAsia"/>
          <w:szCs w:val="21"/>
        </w:rPr>
        <w:t>曲线簇，如下图所示。上述步骤进行</w:t>
      </w:r>
      <w:r w:rsidRPr="0044650A">
        <w:rPr>
          <w:szCs w:val="21"/>
        </w:rPr>
        <w:t>40</w:t>
      </w:r>
      <w:r w:rsidRPr="0044650A">
        <w:rPr>
          <w:rFonts w:hint="eastAsia"/>
          <w:szCs w:val="21"/>
        </w:rPr>
        <w:t>分钟后，系统进入动态平衡，样品内温度动态稳定。此时按下</w:t>
      </w:r>
      <w:r w:rsidRPr="0044650A">
        <w:rPr>
          <w:szCs w:val="21"/>
        </w:rPr>
        <w:t>“</w:t>
      </w:r>
      <w:r w:rsidRPr="0044650A">
        <w:rPr>
          <w:rFonts w:hint="eastAsia"/>
          <w:szCs w:val="21"/>
        </w:rPr>
        <w:t>暂停</w:t>
      </w:r>
      <w:r w:rsidRPr="0044650A">
        <w:rPr>
          <w:szCs w:val="21"/>
        </w:rPr>
        <w:t>”</w:t>
      </w:r>
      <w:r w:rsidRPr="0044650A">
        <w:rPr>
          <w:rFonts w:hint="eastAsia"/>
          <w:szCs w:val="21"/>
        </w:rPr>
        <w:t>，可选择打印出曲线，或在界面顶部</w:t>
      </w:r>
      <w:r w:rsidRPr="0044650A">
        <w:rPr>
          <w:szCs w:val="21"/>
        </w:rPr>
        <w:t>“</w:t>
      </w:r>
      <w:r w:rsidRPr="0044650A">
        <w:rPr>
          <w:rFonts w:hint="eastAsia"/>
          <w:szCs w:val="21"/>
        </w:rPr>
        <w:t>文件</w:t>
      </w:r>
      <w:r w:rsidRPr="0044650A">
        <w:rPr>
          <w:szCs w:val="21"/>
        </w:rPr>
        <w:t>”</w:t>
      </w:r>
      <w:r w:rsidRPr="0044650A">
        <w:rPr>
          <w:rFonts w:hint="eastAsia"/>
          <w:szCs w:val="21"/>
        </w:rPr>
        <w:t>菜单中选择对应的保存功能，将对应的数据存储下来，供数据测量所用。</w:t>
      </w:r>
      <w:r w:rsidRPr="0044650A">
        <w:rPr>
          <w:szCs w:val="21"/>
        </w:rPr>
        <w:t>“</w:t>
      </w:r>
      <w:r w:rsidRPr="0044650A">
        <w:rPr>
          <w:rFonts w:hint="eastAsia"/>
          <w:szCs w:val="21"/>
        </w:rPr>
        <w:t>平滑</w:t>
      </w:r>
      <w:r w:rsidRPr="0044650A">
        <w:rPr>
          <w:szCs w:val="21"/>
        </w:rPr>
        <w:t>”</w:t>
      </w:r>
      <w:r w:rsidRPr="0044650A">
        <w:rPr>
          <w:rFonts w:hint="eastAsia"/>
          <w:szCs w:val="21"/>
        </w:rPr>
        <w:t>功能尽量不要按，防止信号失真。</w:t>
      </w:r>
    </w:p>
    <w:p w:rsidR="00C03882" w:rsidRDefault="00C03882" w:rsidP="00C03882">
      <w:pPr>
        <w:adjustRightInd w:val="0"/>
        <w:spacing w:line="360" w:lineRule="auto"/>
        <w:ind w:firstLine="435"/>
        <w:rPr>
          <w:szCs w:val="21"/>
        </w:rPr>
      </w:pPr>
      <w:r w:rsidRPr="0044650A">
        <w:rPr>
          <w:szCs w:val="21"/>
        </w:rPr>
        <w:t>8</w:t>
      </w:r>
      <w:r w:rsidRPr="0044650A">
        <w:rPr>
          <w:rFonts w:hint="eastAsia"/>
          <w:szCs w:val="21"/>
        </w:rPr>
        <w:t>）实验结束后，按顺序先关闭测量仪器，然后关闭自来水，最后关闭电脑。这样可以防止因加热时无水冷却导致仪器损坏。</w:t>
      </w:r>
    </w:p>
    <w:p w:rsidR="0012411F" w:rsidRDefault="0012411F">
      <w:pPr>
        <w:widowControl/>
        <w:jc w:val="left"/>
        <w:rPr>
          <w:szCs w:val="21"/>
        </w:rPr>
      </w:pPr>
      <w:r>
        <w:rPr>
          <w:szCs w:val="21"/>
        </w:rPr>
        <w:br w:type="page"/>
      </w:r>
    </w:p>
    <w:p w:rsidR="00C03882" w:rsidRDefault="00C03882" w:rsidP="00C03882">
      <w:pPr>
        <w:pStyle w:val="ab"/>
        <w:spacing w:beforeLines="50" w:before="156" w:afterLines="50" w:after="156"/>
        <w:ind w:firstLineChars="0" w:firstLine="0"/>
        <w:outlineLvl w:val="1"/>
        <w:rPr>
          <w:b/>
          <w:sz w:val="28"/>
          <w:szCs w:val="28"/>
        </w:rPr>
      </w:pPr>
      <w:r>
        <w:rPr>
          <w:rFonts w:hint="eastAsia"/>
          <w:b/>
          <w:sz w:val="28"/>
          <w:szCs w:val="28"/>
        </w:rPr>
        <w:lastRenderedPageBreak/>
        <w:t>五</w:t>
      </w:r>
      <w:r w:rsidRPr="00113D98">
        <w:rPr>
          <w:rFonts w:hint="eastAsia"/>
          <w:b/>
          <w:sz w:val="28"/>
          <w:szCs w:val="28"/>
        </w:rPr>
        <w:t>、</w:t>
      </w:r>
      <w:r>
        <w:rPr>
          <w:rFonts w:hint="eastAsia"/>
          <w:b/>
          <w:sz w:val="28"/>
          <w:szCs w:val="28"/>
        </w:rPr>
        <w:t>实验数据处理</w:t>
      </w:r>
    </w:p>
    <w:p w:rsidR="0012411F" w:rsidRPr="0012411F" w:rsidRDefault="0012411F" w:rsidP="0012411F">
      <w:pPr>
        <w:pStyle w:val="ab"/>
        <w:spacing w:beforeLines="50" w:before="156" w:afterLines="50" w:after="156"/>
        <w:outlineLvl w:val="1"/>
        <w:rPr>
          <w:rFonts w:ascii="宋体" w:hAnsi="宋体"/>
        </w:rPr>
      </w:pPr>
      <w:r>
        <w:rPr>
          <w:rFonts w:ascii="宋体" w:hAnsi="宋体" w:hint="eastAsia"/>
        </w:rPr>
        <w:t>使用</w:t>
      </w:r>
      <w:proofErr w:type="spellStart"/>
      <w:r>
        <w:rPr>
          <w:rFonts w:ascii="宋体" w:hAnsi="宋体" w:hint="eastAsia"/>
        </w:rPr>
        <w:t>Matlab</w:t>
      </w:r>
      <w:proofErr w:type="spellEnd"/>
      <w:r w:rsidRPr="0012411F">
        <w:rPr>
          <w:rFonts w:ascii="宋体" w:hAnsi="宋体" w:hint="eastAsia"/>
        </w:rPr>
        <w:t>对</w:t>
      </w:r>
      <w:r>
        <w:rPr>
          <w:rFonts w:ascii="宋体" w:hAnsi="宋体" w:hint="eastAsia"/>
        </w:rPr>
        <w:t>采集到的数据进行处理并绘图。图像横坐标轴为采集数据的时间t，纵坐标为</w:t>
      </w:r>
      <w:r w:rsidR="004E3AAD">
        <w:rPr>
          <w:rFonts w:ascii="宋体" w:hAnsi="宋体" w:hint="eastAsia"/>
        </w:rPr>
        <w:t>热</w:t>
      </w:r>
      <w:r>
        <w:rPr>
          <w:rFonts w:ascii="宋体" w:hAnsi="宋体" w:hint="eastAsia"/>
        </w:rPr>
        <w:t>电偶的测量值。图像从上至下分别为由热端至冷端的电偶测量图像。</w:t>
      </w:r>
    </w:p>
    <w:p w:rsidR="00C03882" w:rsidRDefault="00C03882" w:rsidP="0012411F">
      <w:pPr>
        <w:jc w:val="center"/>
        <w:rPr>
          <w:rFonts w:ascii="宋体" w:hAnsi="宋体"/>
        </w:rPr>
      </w:pPr>
      <w:r>
        <w:rPr>
          <w:rFonts w:ascii="宋体" w:hAnsi="宋体"/>
          <w:noProof/>
        </w:rPr>
        <w:drawing>
          <wp:inline distT="0" distB="0" distL="0" distR="0">
            <wp:extent cx="5181600" cy="2581275"/>
            <wp:effectExtent l="0" t="0" r="0" b="9525"/>
            <wp:docPr id="215" name="图片 215" descr="C:\Users\LFZ\AppData\Local\Microsoft\Windows\INetCache\Content.Word\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C:\Users\LFZ\AppData\Local\Microsoft\Windows\INetCache\Content.Word\untitled.jpg"/>
                    <pic:cNvPicPr>
                      <a:picLocks noChangeAspect="1" noChangeArrowheads="1"/>
                    </pic:cNvPicPr>
                  </pic:nvPicPr>
                  <pic:blipFill rotWithShape="1">
                    <a:blip r:embed="rId36">
                      <a:extLst>
                        <a:ext uri="{28A0092B-C50C-407E-A947-70E740481C1C}">
                          <a14:useLocalDpi xmlns:a14="http://schemas.microsoft.com/office/drawing/2010/main" val="0"/>
                        </a:ext>
                      </a:extLst>
                    </a:blip>
                    <a:srcRect l="8723" t="4918" r="6542" b="6229"/>
                    <a:stretch/>
                  </pic:blipFill>
                  <pic:spPr bwMode="auto">
                    <a:xfrm>
                      <a:off x="0" y="0"/>
                      <a:ext cx="5181600" cy="2581275"/>
                    </a:xfrm>
                    <a:prstGeom prst="rect">
                      <a:avLst/>
                    </a:prstGeom>
                    <a:noFill/>
                    <a:ln>
                      <a:noFill/>
                    </a:ln>
                    <a:extLst>
                      <a:ext uri="{53640926-AAD7-44D8-BBD7-CCE9431645EC}">
                        <a14:shadowObscured xmlns:a14="http://schemas.microsoft.com/office/drawing/2010/main"/>
                      </a:ext>
                    </a:extLst>
                  </pic:spPr>
                </pic:pic>
              </a:graphicData>
            </a:graphic>
          </wp:inline>
        </w:drawing>
      </w:r>
    </w:p>
    <w:p w:rsidR="0012411F" w:rsidRPr="0012411F" w:rsidRDefault="0012411F" w:rsidP="0012411F">
      <w:pPr>
        <w:tabs>
          <w:tab w:val="left" w:pos="5400"/>
        </w:tabs>
        <w:spacing w:line="360" w:lineRule="auto"/>
        <w:jc w:val="center"/>
        <w:rPr>
          <w:color w:val="7F7F7F" w:themeColor="text1" w:themeTint="80"/>
          <w:szCs w:val="21"/>
        </w:rPr>
      </w:pPr>
      <w:r w:rsidRPr="0012411F">
        <w:rPr>
          <w:rFonts w:hint="eastAsia"/>
          <w:color w:val="7F7F7F" w:themeColor="text1" w:themeTint="80"/>
          <w:szCs w:val="21"/>
        </w:rPr>
        <w:t>图</w:t>
      </w:r>
      <w:r>
        <w:rPr>
          <w:color w:val="7F7F7F" w:themeColor="text1" w:themeTint="80"/>
          <w:szCs w:val="21"/>
        </w:rPr>
        <w:t>4</w:t>
      </w:r>
      <w:r w:rsidRPr="0012411F">
        <w:rPr>
          <w:color w:val="7F7F7F" w:themeColor="text1" w:themeTint="80"/>
          <w:szCs w:val="21"/>
        </w:rPr>
        <w:t xml:space="preserve"> </w:t>
      </w:r>
      <w:r>
        <w:rPr>
          <w:rFonts w:hint="eastAsia"/>
          <w:color w:val="7F7F7F" w:themeColor="text1" w:themeTint="80"/>
          <w:szCs w:val="21"/>
        </w:rPr>
        <w:t>铜的热导率测量结果</w:t>
      </w:r>
    </w:p>
    <w:p w:rsidR="0012411F" w:rsidRDefault="0012411F" w:rsidP="0012411F">
      <w:pPr>
        <w:jc w:val="center"/>
        <w:rPr>
          <w:rFonts w:ascii="宋体" w:hAnsi="宋体"/>
        </w:rPr>
      </w:pPr>
    </w:p>
    <w:p w:rsidR="0012411F" w:rsidRDefault="0012411F" w:rsidP="0012411F">
      <w:pPr>
        <w:jc w:val="center"/>
        <w:rPr>
          <w:rFonts w:ascii="宋体" w:hAnsi="宋体"/>
        </w:rPr>
      </w:pPr>
      <w:r>
        <w:rPr>
          <w:rFonts w:ascii="宋体" w:hAnsi="宋体"/>
          <w:noProof/>
        </w:rPr>
        <w:drawing>
          <wp:inline distT="0" distB="0" distL="0" distR="0">
            <wp:extent cx="5076825" cy="2571750"/>
            <wp:effectExtent l="0" t="0" r="9525" b="0"/>
            <wp:docPr id="216" name="图片 216" descr="C:\Users\LFZ\AppData\Local\Microsoft\Windows\INetCache\Content.Word\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LFZ\AppData\Local\Microsoft\Windows\INetCache\Content.Word\untitled.jpg"/>
                    <pic:cNvPicPr>
                      <a:picLocks noChangeAspect="1" noChangeArrowheads="1"/>
                    </pic:cNvPicPr>
                  </pic:nvPicPr>
                  <pic:blipFill rotWithShape="1">
                    <a:blip r:embed="rId37">
                      <a:extLst>
                        <a:ext uri="{28A0092B-C50C-407E-A947-70E740481C1C}">
                          <a14:useLocalDpi xmlns:a14="http://schemas.microsoft.com/office/drawing/2010/main" val="0"/>
                        </a:ext>
                      </a:extLst>
                    </a:blip>
                    <a:srcRect l="9190" t="5901" r="7788" b="5574"/>
                    <a:stretch/>
                  </pic:blipFill>
                  <pic:spPr bwMode="auto">
                    <a:xfrm>
                      <a:off x="0" y="0"/>
                      <a:ext cx="5076825" cy="2571750"/>
                    </a:xfrm>
                    <a:prstGeom prst="rect">
                      <a:avLst/>
                    </a:prstGeom>
                    <a:noFill/>
                    <a:ln>
                      <a:noFill/>
                    </a:ln>
                    <a:extLst>
                      <a:ext uri="{53640926-AAD7-44D8-BBD7-CCE9431645EC}">
                        <a14:shadowObscured xmlns:a14="http://schemas.microsoft.com/office/drawing/2010/main"/>
                      </a:ext>
                    </a:extLst>
                  </pic:spPr>
                </pic:pic>
              </a:graphicData>
            </a:graphic>
          </wp:inline>
        </w:drawing>
      </w:r>
    </w:p>
    <w:p w:rsidR="0012411F" w:rsidRPr="0012411F" w:rsidRDefault="0012411F" w:rsidP="0012411F">
      <w:pPr>
        <w:tabs>
          <w:tab w:val="left" w:pos="5400"/>
        </w:tabs>
        <w:spacing w:line="360" w:lineRule="auto"/>
        <w:jc w:val="center"/>
        <w:rPr>
          <w:color w:val="7F7F7F" w:themeColor="text1" w:themeTint="80"/>
          <w:szCs w:val="21"/>
        </w:rPr>
      </w:pPr>
      <w:r w:rsidRPr="0012411F">
        <w:rPr>
          <w:rFonts w:hint="eastAsia"/>
          <w:color w:val="7F7F7F" w:themeColor="text1" w:themeTint="80"/>
          <w:szCs w:val="21"/>
        </w:rPr>
        <w:t>图</w:t>
      </w:r>
      <w:r>
        <w:rPr>
          <w:color w:val="7F7F7F" w:themeColor="text1" w:themeTint="80"/>
          <w:szCs w:val="21"/>
        </w:rPr>
        <w:t>5</w:t>
      </w:r>
      <w:r w:rsidRPr="0012411F">
        <w:rPr>
          <w:color w:val="7F7F7F" w:themeColor="text1" w:themeTint="80"/>
          <w:szCs w:val="21"/>
        </w:rPr>
        <w:t xml:space="preserve"> </w:t>
      </w:r>
      <w:r>
        <w:rPr>
          <w:rFonts w:hint="eastAsia"/>
          <w:color w:val="7F7F7F" w:themeColor="text1" w:themeTint="80"/>
          <w:szCs w:val="21"/>
        </w:rPr>
        <w:t>铝的热导率测量结果</w:t>
      </w:r>
    </w:p>
    <w:p w:rsidR="0012411F" w:rsidRDefault="0012411F" w:rsidP="0012411F">
      <w:pPr>
        <w:jc w:val="center"/>
        <w:rPr>
          <w:rFonts w:ascii="宋体" w:hAnsi="宋体"/>
        </w:rPr>
      </w:pPr>
    </w:p>
    <w:p w:rsidR="0012411F" w:rsidRDefault="0012411F" w:rsidP="0012411F">
      <w:pPr>
        <w:ind w:firstLineChars="200" w:firstLine="420"/>
        <w:rPr>
          <w:rFonts w:ascii="宋体" w:hAnsi="宋体"/>
        </w:rPr>
      </w:pPr>
    </w:p>
    <w:p w:rsidR="0012411F" w:rsidRDefault="0012411F" w:rsidP="0012411F">
      <w:pPr>
        <w:ind w:firstLineChars="200" w:firstLine="420"/>
        <w:rPr>
          <w:rFonts w:ascii="宋体" w:hAnsi="宋体"/>
        </w:rPr>
      </w:pPr>
      <w:r>
        <w:rPr>
          <w:rFonts w:ascii="宋体" w:hAnsi="宋体" w:hint="eastAsia"/>
        </w:rPr>
        <w:t>从图中易观察出，图像在2</w:t>
      </w:r>
      <w:r>
        <w:rPr>
          <w:rFonts w:ascii="宋体" w:hAnsi="宋体"/>
        </w:rPr>
        <w:t>000s</w:t>
      </w:r>
      <w:r>
        <w:rPr>
          <w:rFonts w:ascii="宋体" w:hAnsi="宋体" w:hint="eastAsia"/>
        </w:rPr>
        <w:t>后均已趋向稳定，因此选择2</w:t>
      </w:r>
      <w:r>
        <w:rPr>
          <w:rFonts w:ascii="宋体" w:hAnsi="宋体"/>
        </w:rPr>
        <w:t>000s</w:t>
      </w:r>
      <w:r>
        <w:rPr>
          <w:rFonts w:ascii="宋体" w:hAnsi="宋体" w:hint="eastAsia"/>
        </w:rPr>
        <w:t>之后的结果进行计算与测量。观察实际测量数据可以发现，在波动较小的部分，峰值对应多个点。为了减小误差，我们选取这些点的时间中值作为峰值时间点。</w:t>
      </w:r>
    </w:p>
    <w:p w:rsidR="00C03882" w:rsidRDefault="00C03882" w:rsidP="0012411F">
      <w:pPr>
        <w:ind w:firstLineChars="200" w:firstLine="420"/>
        <w:rPr>
          <w:rFonts w:ascii="宋体" w:hAnsi="宋体"/>
        </w:rPr>
      </w:pPr>
      <w:r>
        <w:rPr>
          <w:rFonts w:ascii="宋体" w:hAnsi="宋体" w:hint="eastAsia"/>
        </w:rPr>
        <w:t>相邻热电偶间距</w:t>
      </w:r>
      <m:oMath>
        <m:sSub>
          <m:sSubPr>
            <m:ctrlPr>
              <w:rPr>
                <w:rFonts w:ascii="Cambria Math" w:hAnsi="Cambria Math" w:cstheme="minorBidi"/>
                <w:szCs w:val="22"/>
              </w:rPr>
            </m:ctrlPr>
          </m:sSubPr>
          <m:e>
            <m:r>
              <w:rPr>
                <w:rFonts w:ascii="Cambria Math" w:hAnsi="Cambria Math"/>
              </w:rPr>
              <m:t>l</m:t>
            </m:r>
          </m:e>
          <m:sub>
            <m:r>
              <w:rPr>
                <w:rFonts w:ascii="Cambria Math" w:hAnsi="Cambria Math"/>
              </w:rPr>
              <m:t>0</m:t>
            </m:r>
          </m:sub>
        </m:sSub>
      </m:oMath>
      <w:r>
        <w:rPr>
          <w:rFonts w:ascii="宋体" w:hAnsi="宋体" w:hint="eastAsia"/>
        </w:rPr>
        <w:t>为2</w:t>
      </w:r>
      <w:r>
        <w:rPr>
          <w:rFonts w:ascii="宋体" w:hAnsi="宋体"/>
        </w:rPr>
        <w:t>cm</w:t>
      </w:r>
      <w:r>
        <w:rPr>
          <w:rFonts w:ascii="宋体" w:hAnsi="宋体" w:hint="eastAsia"/>
        </w:rPr>
        <w:t>，则波速</w:t>
      </w:r>
      <m:oMath>
        <m:r>
          <m:rPr>
            <m:sty m:val="p"/>
          </m:rPr>
          <w:rPr>
            <w:rFonts w:ascii="Cambria Math" w:hAnsi="Cambria Math" w:hint="eastAsia"/>
          </w:rPr>
          <m:t>V</m:t>
        </m:r>
        <m:r>
          <m:rPr>
            <m:sty m:val="p"/>
          </m:rPr>
          <w:rPr>
            <w:rFonts w:ascii="Cambria Math" w:hAnsi="Cambria Math"/>
          </w:rPr>
          <m:t>=</m:t>
        </m:r>
        <m:f>
          <m:fPr>
            <m:type m:val="lin"/>
            <m:ctrlPr>
              <w:rPr>
                <w:rFonts w:ascii="Cambria Math" w:hAnsi="Cambria Math" w:cstheme="minorBidi"/>
                <w:szCs w:val="22"/>
              </w:rPr>
            </m:ctrlPr>
          </m:fPr>
          <m:num>
            <m:sSub>
              <m:sSubPr>
                <m:ctrlPr>
                  <w:rPr>
                    <w:rFonts w:ascii="Cambria Math" w:hAnsi="Cambria Math" w:cstheme="minorBidi"/>
                    <w:i/>
                    <w:szCs w:val="22"/>
                  </w:rPr>
                </m:ctrlPr>
              </m:sSubPr>
              <m:e>
                <m:r>
                  <w:rPr>
                    <w:rFonts w:ascii="Cambria Math" w:hAnsi="Cambria Math"/>
                  </w:rPr>
                  <m:t>l</m:t>
                </m:r>
              </m:e>
              <m:sub>
                <m:r>
                  <w:rPr>
                    <w:rFonts w:ascii="Cambria Math" w:hAnsi="Cambria Math"/>
                  </w:rPr>
                  <m:t>0</m:t>
                </m:r>
              </m:sub>
            </m:sSub>
          </m:num>
          <m:den>
            <m:sSub>
              <m:sSubPr>
                <m:ctrlPr>
                  <w:rPr>
                    <w:rFonts w:ascii="Cambria Math" w:hAnsi="Cambria Math" w:cstheme="minorBidi"/>
                    <w:i/>
                    <w:szCs w:val="22"/>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cstheme="minorBidi"/>
                    <w:i/>
                    <w:szCs w:val="22"/>
                  </w:rPr>
                </m:ctrlPr>
              </m:sSubPr>
              <m:e>
                <m:r>
                  <w:rPr>
                    <w:rFonts w:ascii="Cambria Math" w:hAnsi="Cambria Math"/>
                  </w:rPr>
                  <m:t>t</m:t>
                </m:r>
              </m:e>
              <m:sub>
                <m:r>
                  <w:rPr>
                    <w:rFonts w:ascii="Cambria Math" w:hAnsi="Cambria Math"/>
                  </w:rPr>
                  <m:t>n</m:t>
                </m:r>
              </m:sub>
            </m:sSub>
          </m:den>
        </m:f>
      </m:oMath>
      <w:r>
        <w:rPr>
          <w:rFonts w:ascii="宋体" w:hAnsi="宋体" w:hint="eastAsia"/>
        </w:rPr>
        <w:t>，n为测量点的位置坐标。由铜的比热0</w:t>
      </w:r>
      <w:r>
        <w:rPr>
          <w:rFonts w:ascii="宋体" w:hAnsi="宋体"/>
        </w:rPr>
        <w:t>.0385J</w:t>
      </w:r>
      <w:r>
        <w:rPr>
          <w:rFonts w:ascii="宋体" w:hAnsi="宋体" w:hint="eastAsia"/>
        </w:rPr>
        <w:t>/</w:t>
      </w:r>
      <w:proofErr w:type="spellStart"/>
      <w:r>
        <w:rPr>
          <w:rFonts w:ascii="宋体" w:hAnsi="宋体" w:hint="eastAsia"/>
        </w:rPr>
        <w:t>gK</w:t>
      </w:r>
      <w:proofErr w:type="spellEnd"/>
      <w:r>
        <w:rPr>
          <w:rFonts w:ascii="宋体" w:hAnsi="宋体" w:hint="eastAsia"/>
        </w:rPr>
        <w:t>，铜的密度8</w:t>
      </w:r>
      <w:r>
        <w:rPr>
          <w:rFonts w:ascii="宋体" w:hAnsi="宋体"/>
        </w:rPr>
        <w:t>.92</w:t>
      </w:r>
      <w:r>
        <w:rPr>
          <w:rFonts w:ascii="宋体" w:hAnsi="宋体" w:hint="eastAsia"/>
        </w:rPr>
        <w:t>g/</w:t>
      </w:r>
      <w:r>
        <w:rPr>
          <w:rFonts w:ascii="宋体" w:hAnsi="宋体"/>
        </w:rPr>
        <w:t>cm</w:t>
      </w:r>
      <w:r w:rsidRPr="00FF55C3">
        <w:rPr>
          <w:rFonts w:ascii="宋体" w:hAnsi="宋体"/>
          <w:vertAlign w:val="superscript"/>
        </w:rPr>
        <w:t>3</w:t>
      </w:r>
      <w:r>
        <w:rPr>
          <w:rFonts w:ascii="宋体" w:hAnsi="宋体" w:hint="eastAsia"/>
        </w:rPr>
        <w:t>，铝的比热0</w:t>
      </w:r>
      <w:r>
        <w:rPr>
          <w:rFonts w:ascii="宋体" w:hAnsi="宋体"/>
        </w:rPr>
        <w:t>.9</w:t>
      </w:r>
      <w:r>
        <w:rPr>
          <w:rFonts w:ascii="宋体" w:hAnsi="宋体" w:hint="eastAsia"/>
        </w:rPr>
        <w:t>J/</w:t>
      </w:r>
      <w:proofErr w:type="spellStart"/>
      <w:r>
        <w:rPr>
          <w:rFonts w:ascii="宋体" w:hAnsi="宋体"/>
        </w:rPr>
        <w:t>gK</w:t>
      </w:r>
      <w:proofErr w:type="spellEnd"/>
      <w:r>
        <w:rPr>
          <w:rFonts w:ascii="宋体" w:hAnsi="宋体" w:hint="eastAsia"/>
        </w:rPr>
        <w:t>，铝的密度2</w:t>
      </w:r>
      <w:r>
        <w:rPr>
          <w:rFonts w:ascii="宋体" w:hAnsi="宋体"/>
        </w:rPr>
        <w:t>.7</w:t>
      </w:r>
      <w:r>
        <w:rPr>
          <w:rFonts w:ascii="宋体" w:hAnsi="宋体" w:hint="eastAsia"/>
        </w:rPr>
        <w:t>g/</w:t>
      </w:r>
      <w:r>
        <w:rPr>
          <w:rFonts w:ascii="宋体" w:hAnsi="宋体"/>
        </w:rPr>
        <w:t>cm</w:t>
      </w:r>
      <w:r w:rsidRPr="00FF55C3">
        <w:rPr>
          <w:rFonts w:ascii="宋体" w:hAnsi="宋体"/>
          <w:vertAlign w:val="superscript"/>
        </w:rPr>
        <w:t>3</w:t>
      </w:r>
      <w:r>
        <w:rPr>
          <w:rFonts w:ascii="宋体" w:hAnsi="宋体" w:hint="eastAsia"/>
        </w:rPr>
        <w:t>，周期T</w:t>
      </w:r>
      <w:r>
        <w:rPr>
          <w:rFonts w:ascii="宋体" w:hAnsi="宋体"/>
        </w:rPr>
        <w:t>=180s</w:t>
      </w:r>
      <w:r>
        <w:rPr>
          <w:rFonts w:ascii="宋体" w:hAnsi="宋体" w:hint="eastAsia"/>
        </w:rPr>
        <w:t>。</w:t>
      </w:r>
    </w:p>
    <w:p w:rsidR="00C03882" w:rsidRDefault="00C03882" w:rsidP="0012411F">
      <w:pPr>
        <w:ind w:firstLineChars="200" w:firstLine="420"/>
        <w:rPr>
          <w:rFonts w:ascii="宋体" w:hAnsi="宋体"/>
        </w:rPr>
      </w:pPr>
      <w:r>
        <w:rPr>
          <w:rFonts w:ascii="宋体" w:hAnsi="宋体" w:hint="eastAsia"/>
        </w:rPr>
        <w:t>按照公式</w:t>
      </w:r>
      <m:oMath>
        <m:r>
          <w:rPr>
            <w:rFonts w:ascii="Cambria Math" w:hAnsi="Cambria Math"/>
          </w:rPr>
          <m:t>k=</m:t>
        </m:r>
        <m:f>
          <m:fPr>
            <m:ctrlPr>
              <w:rPr>
                <w:rFonts w:ascii="Cambria Math" w:hAnsi="Cambria Math" w:cstheme="minorBidi"/>
                <w:i/>
                <w:szCs w:val="22"/>
              </w:rPr>
            </m:ctrlPr>
          </m:fPr>
          <m:num>
            <m:sSup>
              <m:sSupPr>
                <m:ctrlPr>
                  <w:rPr>
                    <w:rFonts w:ascii="Cambria Math" w:hAnsi="Cambria Math" w:cstheme="minorBidi"/>
                    <w:i/>
                    <w:szCs w:val="22"/>
                  </w:rPr>
                </m:ctrlPr>
              </m:sSupPr>
              <m:e>
                <m:r>
                  <w:rPr>
                    <w:rFonts w:ascii="Cambria Math" w:hAnsi="Cambria Math"/>
                  </w:rPr>
                  <m:t>V</m:t>
                </m:r>
              </m:e>
              <m:sup>
                <m:r>
                  <w:rPr>
                    <w:rFonts w:ascii="Cambria Math" w:hAnsi="Cambria Math"/>
                  </w:rPr>
                  <m:t>2</m:t>
                </m:r>
              </m:sup>
            </m:sSup>
            <m:r>
              <w:rPr>
                <w:rFonts w:ascii="Cambria Math" w:hAnsi="Cambria Math"/>
              </w:rPr>
              <m:t>Cρ</m:t>
            </m:r>
          </m:num>
          <m:den>
            <m:r>
              <w:rPr>
                <w:rFonts w:ascii="Cambria Math" w:hAnsi="Cambria Math"/>
              </w:rPr>
              <m:t>4πf</m:t>
            </m:r>
          </m:den>
        </m:f>
        <m:r>
          <w:rPr>
            <w:rFonts w:ascii="Cambria Math" w:hAnsi="Cambria Math"/>
          </w:rPr>
          <m:t>=</m:t>
        </m:r>
        <m:f>
          <m:fPr>
            <m:ctrlPr>
              <w:rPr>
                <w:rFonts w:ascii="Cambria Math" w:hAnsi="Cambria Math" w:cstheme="minorBidi"/>
                <w:i/>
                <w:szCs w:val="22"/>
              </w:rPr>
            </m:ctrlPr>
          </m:fPr>
          <m:num>
            <m:sSup>
              <m:sSupPr>
                <m:ctrlPr>
                  <w:rPr>
                    <w:rFonts w:ascii="Cambria Math" w:hAnsi="Cambria Math" w:cstheme="minorBidi"/>
                    <w:i/>
                    <w:szCs w:val="22"/>
                  </w:rPr>
                </m:ctrlPr>
              </m:sSupPr>
              <m:e>
                <m:r>
                  <w:rPr>
                    <w:rFonts w:ascii="Cambria Math" w:hAnsi="Cambria Math"/>
                  </w:rPr>
                  <m:t>V</m:t>
                </m:r>
              </m:e>
              <m:sup>
                <m:r>
                  <w:rPr>
                    <w:rFonts w:ascii="Cambria Math" w:hAnsi="Cambria Math"/>
                  </w:rPr>
                  <m:t>2</m:t>
                </m:r>
              </m:sup>
            </m:sSup>
            <m:r>
              <w:rPr>
                <w:rFonts w:ascii="Cambria Math" w:hAnsi="Cambria Math"/>
              </w:rPr>
              <m:t>Cρ</m:t>
            </m:r>
          </m:num>
          <m:den>
            <m:r>
              <w:rPr>
                <w:rFonts w:ascii="Cambria Math" w:hAnsi="Cambria Math"/>
              </w:rPr>
              <m:t>4π</m:t>
            </m:r>
          </m:den>
        </m:f>
        <m:r>
          <w:rPr>
            <w:rFonts w:ascii="Cambria Math" w:hAnsi="Cambria Math"/>
          </w:rPr>
          <m:t>T</m:t>
        </m:r>
      </m:oMath>
      <w:r>
        <w:rPr>
          <w:rFonts w:ascii="宋体" w:hAnsi="宋体" w:hint="eastAsia"/>
        </w:rPr>
        <w:t>，</w:t>
      </w:r>
      <w:r w:rsidR="0012411F">
        <w:rPr>
          <w:rFonts w:ascii="宋体" w:hAnsi="宋体" w:hint="eastAsia"/>
        </w:rPr>
        <w:t>即可</w:t>
      </w:r>
      <w:r>
        <w:rPr>
          <w:rFonts w:ascii="宋体" w:hAnsi="宋体" w:hint="eastAsia"/>
        </w:rPr>
        <w:t>计算出热导率。</w:t>
      </w:r>
    </w:p>
    <w:p w:rsidR="0012411F" w:rsidRPr="00FF55C3" w:rsidRDefault="0012411F" w:rsidP="0012411F">
      <w:pPr>
        <w:ind w:firstLineChars="200" w:firstLine="420"/>
        <w:rPr>
          <w:rFonts w:ascii="宋体" w:hAnsi="宋体"/>
        </w:rPr>
      </w:pPr>
    </w:p>
    <w:p w:rsidR="00C03882" w:rsidRPr="0012411F" w:rsidRDefault="00C03882" w:rsidP="00C03882">
      <w:pPr>
        <w:jc w:val="center"/>
        <w:rPr>
          <w:rFonts w:ascii="宋体" w:hAnsi="宋体"/>
          <w:b/>
          <w:sz w:val="22"/>
        </w:rPr>
      </w:pPr>
      <w:r w:rsidRPr="0012411F">
        <w:rPr>
          <w:rFonts w:ascii="宋体" w:hAnsi="宋体" w:hint="eastAsia"/>
          <w:b/>
          <w:sz w:val="22"/>
        </w:rPr>
        <w:lastRenderedPageBreak/>
        <w:t>动态法测铜的热导率</w:t>
      </w:r>
    </w:p>
    <w:tbl>
      <w:tblPr>
        <w:tblStyle w:val="a7"/>
        <w:tblW w:w="5000" w:type="pct"/>
        <w:jc w:val="center"/>
        <w:tblLook w:val="04A0" w:firstRow="1" w:lastRow="0" w:firstColumn="1" w:lastColumn="0" w:noHBand="0" w:noVBand="1"/>
      </w:tblPr>
      <w:tblGrid>
        <w:gridCol w:w="2450"/>
        <w:gridCol w:w="1196"/>
        <w:gridCol w:w="1196"/>
        <w:gridCol w:w="1196"/>
        <w:gridCol w:w="1196"/>
        <w:gridCol w:w="1196"/>
        <w:gridCol w:w="1198"/>
      </w:tblGrid>
      <w:tr w:rsidR="00C03882" w:rsidTr="00C03882">
        <w:trPr>
          <w:jc w:val="center"/>
        </w:trPr>
        <w:tc>
          <w:tcPr>
            <w:tcW w:w="1273" w:type="pct"/>
          </w:tcPr>
          <w:p w:rsidR="00C03882" w:rsidRDefault="00C03882" w:rsidP="00C03882">
            <w:pPr>
              <w:jc w:val="center"/>
              <w:rPr>
                <w:rFonts w:ascii="宋体" w:hAnsi="宋体"/>
              </w:rPr>
            </w:pPr>
            <w:r>
              <w:rPr>
                <w:rFonts w:ascii="宋体" w:hAnsi="宋体" w:hint="eastAsia"/>
              </w:rPr>
              <w:t>测量点n</w:t>
            </w:r>
          </w:p>
        </w:tc>
        <w:tc>
          <w:tcPr>
            <w:tcW w:w="621" w:type="pct"/>
          </w:tcPr>
          <w:p w:rsidR="00C03882" w:rsidRDefault="00C03882" w:rsidP="00C03882">
            <w:pPr>
              <w:jc w:val="center"/>
              <w:rPr>
                <w:rFonts w:ascii="宋体" w:hAnsi="宋体"/>
              </w:rPr>
            </w:pPr>
            <w:r>
              <w:rPr>
                <w:rFonts w:ascii="宋体" w:hAnsi="宋体" w:hint="eastAsia"/>
              </w:rPr>
              <w:t>0</w:t>
            </w:r>
            <w:r>
              <w:rPr>
                <w:rFonts w:ascii="宋体" w:hAnsi="宋体"/>
              </w:rPr>
              <w:t>cm</w:t>
            </w:r>
          </w:p>
        </w:tc>
        <w:tc>
          <w:tcPr>
            <w:tcW w:w="621" w:type="pct"/>
          </w:tcPr>
          <w:p w:rsidR="00C03882" w:rsidRDefault="00C03882" w:rsidP="00C03882">
            <w:pPr>
              <w:jc w:val="center"/>
              <w:rPr>
                <w:rFonts w:ascii="宋体" w:hAnsi="宋体"/>
              </w:rPr>
            </w:pPr>
            <w:r>
              <w:rPr>
                <w:rFonts w:ascii="宋体" w:hAnsi="宋体" w:hint="eastAsia"/>
              </w:rPr>
              <w:t>2</w:t>
            </w:r>
            <w:r>
              <w:rPr>
                <w:rFonts w:ascii="宋体" w:hAnsi="宋体"/>
              </w:rPr>
              <w:t>cm</w:t>
            </w:r>
          </w:p>
        </w:tc>
        <w:tc>
          <w:tcPr>
            <w:tcW w:w="621" w:type="pct"/>
          </w:tcPr>
          <w:p w:rsidR="00C03882" w:rsidRDefault="00C03882" w:rsidP="00C03882">
            <w:pPr>
              <w:jc w:val="center"/>
              <w:rPr>
                <w:rFonts w:ascii="宋体" w:hAnsi="宋体"/>
              </w:rPr>
            </w:pPr>
            <w:r>
              <w:rPr>
                <w:rFonts w:ascii="宋体" w:hAnsi="宋体" w:hint="eastAsia"/>
              </w:rPr>
              <w:t>4</w:t>
            </w:r>
            <w:r>
              <w:rPr>
                <w:rFonts w:ascii="宋体" w:hAnsi="宋体"/>
              </w:rPr>
              <w:t>cm</w:t>
            </w:r>
          </w:p>
        </w:tc>
        <w:tc>
          <w:tcPr>
            <w:tcW w:w="621" w:type="pct"/>
          </w:tcPr>
          <w:p w:rsidR="00C03882" w:rsidRDefault="00C03882" w:rsidP="00C03882">
            <w:pPr>
              <w:jc w:val="center"/>
              <w:rPr>
                <w:rFonts w:ascii="宋体" w:hAnsi="宋体"/>
              </w:rPr>
            </w:pPr>
            <w:r>
              <w:rPr>
                <w:rFonts w:ascii="宋体" w:hAnsi="宋体" w:hint="eastAsia"/>
              </w:rPr>
              <w:t>6</w:t>
            </w:r>
            <w:r>
              <w:rPr>
                <w:rFonts w:ascii="宋体" w:hAnsi="宋体"/>
              </w:rPr>
              <w:t>cm</w:t>
            </w:r>
          </w:p>
        </w:tc>
        <w:tc>
          <w:tcPr>
            <w:tcW w:w="621" w:type="pct"/>
          </w:tcPr>
          <w:p w:rsidR="00C03882" w:rsidRDefault="00C03882" w:rsidP="00C03882">
            <w:pPr>
              <w:jc w:val="center"/>
              <w:rPr>
                <w:rFonts w:ascii="宋体" w:hAnsi="宋体"/>
              </w:rPr>
            </w:pPr>
            <w:r>
              <w:rPr>
                <w:rFonts w:ascii="宋体" w:hAnsi="宋体" w:hint="eastAsia"/>
              </w:rPr>
              <w:t>8</w:t>
            </w:r>
            <w:r>
              <w:rPr>
                <w:rFonts w:ascii="宋体" w:hAnsi="宋体"/>
              </w:rPr>
              <w:t>cm</w:t>
            </w:r>
          </w:p>
        </w:tc>
        <w:tc>
          <w:tcPr>
            <w:tcW w:w="621" w:type="pct"/>
          </w:tcPr>
          <w:p w:rsidR="00C03882" w:rsidRDefault="00C03882" w:rsidP="00C03882">
            <w:pPr>
              <w:jc w:val="center"/>
              <w:rPr>
                <w:rFonts w:ascii="宋体" w:hAnsi="宋体"/>
              </w:rPr>
            </w:pPr>
            <w:r>
              <w:rPr>
                <w:rFonts w:ascii="宋体" w:hAnsi="宋体" w:hint="eastAsia"/>
              </w:rPr>
              <w:t>1</w:t>
            </w:r>
            <w:r>
              <w:rPr>
                <w:rFonts w:ascii="宋体" w:hAnsi="宋体"/>
              </w:rPr>
              <w:t>0cm</w:t>
            </w:r>
          </w:p>
        </w:tc>
      </w:tr>
      <w:tr w:rsidR="00C03882" w:rsidTr="00C03882">
        <w:trPr>
          <w:jc w:val="center"/>
        </w:trPr>
        <w:tc>
          <w:tcPr>
            <w:tcW w:w="1273" w:type="pct"/>
          </w:tcPr>
          <w:p w:rsidR="00C03882" w:rsidRDefault="00C03882" w:rsidP="00C03882">
            <w:pPr>
              <w:jc w:val="center"/>
              <w:rPr>
                <w:rFonts w:ascii="宋体" w:hAnsi="宋体"/>
              </w:rPr>
            </w:pPr>
            <w:r>
              <w:rPr>
                <w:rFonts w:ascii="宋体" w:hAnsi="宋体" w:hint="eastAsia"/>
              </w:rPr>
              <w:t>对应峰值时间t</w:t>
            </w:r>
            <w:r>
              <w:rPr>
                <w:rFonts w:ascii="宋体" w:hAnsi="宋体"/>
              </w:rPr>
              <w:t>(s)</w:t>
            </w:r>
          </w:p>
        </w:tc>
        <w:tc>
          <w:tcPr>
            <w:tcW w:w="621" w:type="pct"/>
          </w:tcPr>
          <w:p w:rsidR="00C03882" w:rsidRDefault="00C03882" w:rsidP="00C03882">
            <w:pPr>
              <w:jc w:val="center"/>
              <w:rPr>
                <w:rFonts w:ascii="宋体" w:hAnsi="宋体"/>
              </w:rPr>
            </w:pPr>
            <w:r>
              <w:rPr>
                <w:rFonts w:ascii="宋体" w:hAnsi="宋体"/>
              </w:rPr>
              <w:t>2257.52</w:t>
            </w:r>
          </w:p>
        </w:tc>
        <w:tc>
          <w:tcPr>
            <w:tcW w:w="621" w:type="pct"/>
          </w:tcPr>
          <w:p w:rsidR="00C03882" w:rsidRDefault="00C03882" w:rsidP="00C03882">
            <w:pPr>
              <w:jc w:val="center"/>
              <w:rPr>
                <w:rFonts w:ascii="宋体" w:hAnsi="宋体"/>
              </w:rPr>
            </w:pPr>
            <w:r>
              <w:rPr>
                <w:rFonts w:ascii="宋体" w:hAnsi="宋体"/>
              </w:rPr>
              <w:t>2264.52</w:t>
            </w:r>
          </w:p>
        </w:tc>
        <w:tc>
          <w:tcPr>
            <w:tcW w:w="621" w:type="pct"/>
          </w:tcPr>
          <w:p w:rsidR="00C03882" w:rsidRDefault="00C03882" w:rsidP="00C03882">
            <w:pPr>
              <w:jc w:val="center"/>
              <w:rPr>
                <w:rFonts w:ascii="宋体" w:hAnsi="宋体"/>
              </w:rPr>
            </w:pPr>
            <w:r>
              <w:rPr>
                <w:rFonts w:ascii="宋体" w:hAnsi="宋体"/>
              </w:rPr>
              <w:t>2270.52</w:t>
            </w:r>
          </w:p>
        </w:tc>
        <w:tc>
          <w:tcPr>
            <w:tcW w:w="621" w:type="pct"/>
          </w:tcPr>
          <w:p w:rsidR="00C03882" w:rsidRDefault="00C03882" w:rsidP="00C03882">
            <w:pPr>
              <w:jc w:val="center"/>
              <w:rPr>
                <w:rFonts w:ascii="宋体" w:hAnsi="宋体"/>
              </w:rPr>
            </w:pPr>
            <w:r>
              <w:rPr>
                <w:rFonts w:ascii="宋体" w:hAnsi="宋体"/>
              </w:rPr>
              <w:t>2277.04</w:t>
            </w:r>
          </w:p>
        </w:tc>
        <w:tc>
          <w:tcPr>
            <w:tcW w:w="621" w:type="pct"/>
          </w:tcPr>
          <w:p w:rsidR="00C03882" w:rsidRDefault="00C03882" w:rsidP="00C03882">
            <w:pPr>
              <w:jc w:val="center"/>
              <w:rPr>
                <w:rFonts w:ascii="宋体" w:hAnsi="宋体"/>
              </w:rPr>
            </w:pPr>
            <w:r>
              <w:rPr>
                <w:rFonts w:ascii="宋体" w:hAnsi="宋体"/>
              </w:rPr>
              <w:t>2284.52</w:t>
            </w:r>
          </w:p>
        </w:tc>
        <w:tc>
          <w:tcPr>
            <w:tcW w:w="621" w:type="pct"/>
          </w:tcPr>
          <w:p w:rsidR="00C03882" w:rsidRDefault="00C03882" w:rsidP="00C03882">
            <w:pPr>
              <w:jc w:val="center"/>
              <w:rPr>
                <w:rFonts w:ascii="宋体" w:hAnsi="宋体"/>
              </w:rPr>
            </w:pPr>
            <w:r>
              <w:rPr>
                <w:rFonts w:ascii="宋体" w:hAnsi="宋体"/>
              </w:rPr>
              <w:t>2292.04</w:t>
            </w:r>
          </w:p>
        </w:tc>
      </w:tr>
      <w:tr w:rsidR="00C03882" w:rsidTr="00C03882">
        <w:trPr>
          <w:jc w:val="center"/>
        </w:trPr>
        <w:tc>
          <w:tcPr>
            <w:tcW w:w="1273" w:type="pct"/>
          </w:tcPr>
          <w:p w:rsidR="00C03882" w:rsidRDefault="00C03882" w:rsidP="00C03882">
            <w:pPr>
              <w:jc w:val="center"/>
              <w:rPr>
                <w:rFonts w:ascii="宋体" w:hAnsi="宋体"/>
              </w:rPr>
            </w:pPr>
            <w:r>
              <w:rPr>
                <w:rFonts w:ascii="宋体" w:hAnsi="宋体" w:hint="eastAsia"/>
              </w:rPr>
              <w:t>波速(</w:t>
            </w:r>
            <w:r>
              <w:rPr>
                <w:rFonts w:ascii="宋体" w:hAnsi="宋体"/>
              </w:rPr>
              <w:t>m/s)</w:t>
            </w:r>
          </w:p>
        </w:tc>
        <w:tc>
          <w:tcPr>
            <w:tcW w:w="621" w:type="pct"/>
          </w:tcPr>
          <w:p w:rsidR="00C03882" w:rsidRDefault="00C03882" w:rsidP="00C03882">
            <w:pPr>
              <w:jc w:val="center"/>
              <w:rPr>
                <w:rFonts w:ascii="宋体" w:hAnsi="宋体"/>
              </w:rPr>
            </w:pPr>
            <w:r>
              <w:rPr>
                <w:rFonts w:ascii="宋体" w:hAnsi="宋体" w:hint="eastAsia"/>
              </w:rPr>
              <w:t>0</w:t>
            </w:r>
            <w:r>
              <w:rPr>
                <w:rFonts w:ascii="宋体" w:hAnsi="宋体"/>
              </w:rPr>
              <w:t>.00286</w:t>
            </w:r>
          </w:p>
        </w:tc>
        <w:tc>
          <w:tcPr>
            <w:tcW w:w="621" w:type="pct"/>
          </w:tcPr>
          <w:p w:rsidR="00C03882" w:rsidRDefault="00C03882" w:rsidP="00C03882">
            <w:pPr>
              <w:jc w:val="center"/>
              <w:rPr>
                <w:rFonts w:ascii="宋体" w:hAnsi="宋体"/>
              </w:rPr>
            </w:pPr>
            <w:r>
              <w:rPr>
                <w:rFonts w:ascii="宋体" w:hAnsi="宋体" w:hint="eastAsia"/>
              </w:rPr>
              <w:t>0</w:t>
            </w:r>
            <w:r>
              <w:rPr>
                <w:rFonts w:ascii="宋体" w:hAnsi="宋体"/>
              </w:rPr>
              <w:t>.00333</w:t>
            </w:r>
          </w:p>
        </w:tc>
        <w:tc>
          <w:tcPr>
            <w:tcW w:w="621" w:type="pct"/>
          </w:tcPr>
          <w:p w:rsidR="00C03882" w:rsidRDefault="00C03882" w:rsidP="00C03882">
            <w:pPr>
              <w:jc w:val="center"/>
              <w:rPr>
                <w:rFonts w:ascii="宋体" w:hAnsi="宋体"/>
              </w:rPr>
            </w:pPr>
            <w:r>
              <w:rPr>
                <w:rFonts w:ascii="宋体" w:hAnsi="宋体" w:hint="eastAsia"/>
              </w:rPr>
              <w:t>0</w:t>
            </w:r>
            <w:r>
              <w:rPr>
                <w:rFonts w:ascii="宋体" w:hAnsi="宋体"/>
              </w:rPr>
              <w:t>.00306</w:t>
            </w:r>
          </w:p>
        </w:tc>
        <w:tc>
          <w:tcPr>
            <w:tcW w:w="621" w:type="pct"/>
          </w:tcPr>
          <w:p w:rsidR="00C03882" w:rsidRDefault="00C03882" w:rsidP="00C03882">
            <w:pPr>
              <w:jc w:val="center"/>
              <w:rPr>
                <w:rFonts w:ascii="宋体" w:hAnsi="宋体"/>
              </w:rPr>
            </w:pPr>
            <w:r>
              <w:rPr>
                <w:rFonts w:ascii="宋体" w:hAnsi="宋体" w:hint="eastAsia"/>
              </w:rPr>
              <w:t>0</w:t>
            </w:r>
            <w:r>
              <w:rPr>
                <w:rFonts w:ascii="宋体" w:hAnsi="宋体"/>
              </w:rPr>
              <w:t>.00267</w:t>
            </w:r>
          </w:p>
        </w:tc>
        <w:tc>
          <w:tcPr>
            <w:tcW w:w="621" w:type="pct"/>
          </w:tcPr>
          <w:p w:rsidR="00C03882" w:rsidRDefault="00C03882" w:rsidP="00C03882">
            <w:pPr>
              <w:jc w:val="center"/>
              <w:rPr>
                <w:rFonts w:ascii="宋体" w:hAnsi="宋体"/>
              </w:rPr>
            </w:pPr>
            <w:r>
              <w:rPr>
                <w:rFonts w:ascii="宋体" w:hAnsi="宋体" w:hint="eastAsia"/>
              </w:rPr>
              <w:t>0</w:t>
            </w:r>
            <w:r>
              <w:rPr>
                <w:rFonts w:ascii="宋体" w:hAnsi="宋体"/>
              </w:rPr>
              <w:t>.00266</w:t>
            </w:r>
          </w:p>
        </w:tc>
        <w:tc>
          <w:tcPr>
            <w:tcW w:w="621" w:type="pct"/>
          </w:tcPr>
          <w:p w:rsidR="00C03882" w:rsidRDefault="00C03882" w:rsidP="00C03882">
            <w:pPr>
              <w:jc w:val="center"/>
              <w:rPr>
                <w:rFonts w:ascii="宋体" w:hAnsi="宋体"/>
              </w:rPr>
            </w:pPr>
            <w:r>
              <w:rPr>
                <w:rFonts w:ascii="宋体" w:hAnsi="宋体" w:hint="eastAsia"/>
              </w:rPr>
              <w:t>/</w:t>
            </w:r>
          </w:p>
        </w:tc>
      </w:tr>
      <w:tr w:rsidR="00C03882" w:rsidTr="00C03882">
        <w:trPr>
          <w:jc w:val="center"/>
        </w:trPr>
        <w:tc>
          <w:tcPr>
            <w:tcW w:w="2515" w:type="pct"/>
            <w:gridSpan w:val="3"/>
          </w:tcPr>
          <w:p w:rsidR="00C03882" w:rsidRDefault="00C03882" w:rsidP="00C03882">
            <w:pPr>
              <w:rPr>
                <w:rFonts w:ascii="宋体" w:hAnsi="宋体"/>
              </w:rPr>
            </w:pPr>
            <w:r>
              <w:rPr>
                <w:rFonts w:ascii="宋体" w:hAnsi="宋体" w:hint="eastAsia"/>
              </w:rPr>
              <w:t>波速平均值:</w:t>
            </w:r>
            <w:r>
              <w:rPr>
                <w:rFonts w:ascii="宋体" w:hAnsi="宋体"/>
              </w:rPr>
              <w:t>0.002916</w:t>
            </w:r>
            <m:oMath>
              <m:r>
                <m:rPr>
                  <m:sty m:val="p"/>
                </m:rPr>
                <w:rPr>
                  <w:rFonts w:ascii="Cambria Math" w:hAnsi="Cambria Math"/>
                </w:rPr>
                <m:t xml:space="preserve"> m/s</m:t>
              </m:r>
            </m:oMath>
          </w:p>
        </w:tc>
        <w:tc>
          <w:tcPr>
            <w:tcW w:w="2485" w:type="pct"/>
            <w:gridSpan w:val="4"/>
          </w:tcPr>
          <w:p w:rsidR="00C03882" w:rsidRDefault="00C03882" w:rsidP="00C03882">
            <w:pPr>
              <w:rPr>
                <w:rFonts w:ascii="宋体" w:hAnsi="宋体"/>
              </w:rPr>
            </w:pPr>
            <w:r>
              <w:rPr>
                <w:rFonts w:ascii="宋体" w:hAnsi="宋体" w:hint="eastAsia"/>
              </w:rPr>
              <w:t>热导率:</w:t>
            </w:r>
            <w:r>
              <w:rPr>
                <w:rFonts w:ascii="宋体" w:hAnsi="宋体"/>
              </w:rPr>
              <w:t>418.27</w:t>
            </w:r>
            <w:r w:rsidRPr="00E42E3B">
              <w:rPr>
                <w:rFonts w:ascii="宋体" w:hAnsi="宋体"/>
              </w:rPr>
              <w:t>63</w:t>
            </w:r>
            <m:oMath>
              <m:r>
                <m:rPr>
                  <m:sty m:val="p"/>
                </m:rPr>
                <w:rPr>
                  <w:rFonts w:ascii="Cambria Math" w:hAnsi="Cambria Math"/>
                </w:rPr>
                <m:t>W/m⋅℃</m:t>
              </m:r>
            </m:oMath>
          </w:p>
        </w:tc>
      </w:tr>
    </w:tbl>
    <w:p w:rsidR="00C03882" w:rsidRDefault="00C03882" w:rsidP="00C03882">
      <w:pPr>
        <w:rPr>
          <w:rFonts w:ascii="宋体" w:hAnsi="宋体"/>
        </w:rPr>
      </w:pPr>
      <w:r>
        <w:rPr>
          <w:rFonts w:ascii="宋体" w:hAnsi="宋体" w:hint="eastAsia"/>
        </w:rPr>
        <w:t>参考</w:t>
      </w:r>
      <w:r w:rsidR="00CB2EBB">
        <w:rPr>
          <w:rFonts w:ascii="宋体" w:hAnsi="宋体" w:hint="eastAsia"/>
        </w:rPr>
        <w:t>标准值</w:t>
      </w:r>
      <w:r>
        <w:rPr>
          <w:rFonts w:ascii="宋体" w:hAnsi="宋体" w:hint="eastAsia"/>
        </w:rPr>
        <w:t>：在2</w:t>
      </w:r>
      <w:r>
        <w:rPr>
          <w:rFonts w:ascii="宋体" w:hAnsi="宋体"/>
        </w:rPr>
        <w:t>0</w:t>
      </w:r>
      <m:oMath>
        <m:r>
          <m:rPr>
            <m:sty m:val="p"/>
          </m:rPr>
          <w:rPr>
            <w:rFonts w:ascii="Cambria Math" w:hAnsi="Cambria Math"/>
          </w:rPr>
          <m:t>℃</m:t>
        </m:r>
      </m:oMath>
      <w:r>
        <w:rPr>
          <w:rFonts w:ascii="宋体" w:hAnsi="宋体" w:hint="eastAsia"/>
        </w:rPr>
        <w:t>时，铜的热导率为3</w:t>
      </w:r>
      <w:r>
        <w:rPr>
          <w:rFonts w:ascii="宋体" w:hAnsi="宋体"/>
        </w:rPr>
        <w:t>97</w:t>
      </w:r>
      <m:oMath>
        <m:r>
          <m:rPr>
            <m:sty m:val="p"/>
          </m:rPr>
          <w:rPr>
            <w:rFonts w:ascii="Cambria Math" w:hAnsi="Cambria Math"/>
          </w:rPr>
          <m:t xml:space="preserve"> W/m⋅℃</m:t>
        </m:r>
      </m:oMath>
    </w:p>
    <w:p w:rsidR="00C03882" w:rsidRDefault="00C03882" w:rsidP="00C03882">
      <w:pPr>
        <w:rPr>
          <w:rFonts w:ascii="宋体" w:hAnsi="宋体"/>
        </w:rPr>
      </w:pPr>
    </w:p>
    <w:p w:rsidR="00C03882" w:rsidRPr="0012411F" w:rsidRDefault="00C03882" w:rsidP="00C03882">
      <w:pPr>
        <w:jc w:val="center"/>
        <w:rPr>
          <w:rFonts w:ascii="宋体" w:hAnsi="宋体"/>
          <w:b/>
          <w:sz w:val="22"/>
        </w:rPr>
      </w:pPr>
      <w:r w:rsidRPr="0012411F">
        <w:rPr>
          <w:rFonts w:ascii="宋体" w:hAnsi="宋体" w:hint="eastAsia"/>
          <w:b/>
          <w:sz w:val="22"/>
        </w:rPr>
        <w:t>动态法测铝的热导率</w:t>
      </w:r>
    </w:p>
    <w:tbl>
      <w:tblPr>
        <w:tblStyle w:val="a7"/>
        <w:tblW w:w="5000" w:type="pct"/>
        <w:jc w:val="center"/>
        <w:tblLook w:val="04A0" w:firstRow="1" w:lastRow="0" w:firstColumn="1" w:lastColumn="0" w:noHBand="0" w:noVBand="1"/>
      </w:tblPr>
      <w:tblGrid>
        <w:gridCol w:w="2450"/>
        <w:gridCol w:w="1196"/>
        <w:gridCol w:w="1196"/>
        <w:gridCol w:w="1196"/>
        <w:gridCol w:w="1196"/>
        <w:gridCol w:w="1196"/>
        <w:gridCol w:w="1198"/>
      </w:tblGrid>
      <w:tr w:rsidR="00C03882" w:rsidTr="00C03882">
        <w:trPr>
          <w:jc w:val="center"/>
        </w:trPr>
        <w:tc>
          <w:tcPr>
            <w:tcW w:w="1273" w:type="pct"/>
          </w:tcPr>
          <w:p w:rsidR="00C03882" w:rsidRDefault="00C03882" w:rsidP="00C03882">
            <w:pPr>
              <w:jc w:val="center"/>
              <w:rPr>
                <w:rFonts w:ascii="宋体" w:hAnsi="宋体"/>
              </w:rPr>
            </w:pPr>
            <w:r>
              <w:rPr>
                <w:rFonts w:ascii="宋体" w:hAnsi="宋体" w:hint="eastAsia"/>
              </w:rPr>
              <w:t>测量点n</w:t>
            </w:r>
          </w:p>
        </w:tc>
        <w:tc>
          <w:tcPr>
            <w:tcW w:w="621" w:type="pct"/>
          </w:tcPr>
          <w:p w:rsidR="00C03882" w:rsidRDefault="00C03882" w:rsidP="00C03882">
            <w:pPr>
              <w:jc w:val="center"/>
              <w:rPr>
                <w:rFonts w:ascii="宋体" w:hAnsi="宋体"/>
              </w:rPr>
            </w:pPr>
            <w:r>
              <w:rPr>
                <w:rFonts w:ascii="宋体" w:hAnsi="宋体" w:hint="eastAsia"/>
              </w:rPr>
              <w:t>0</w:t>
            </w:r>
            <w:r>
              <w:rPr>
                <w:rFonts w:ascii="宋体" w:hAnsi="宋体"/>
              </w:rPr>
              <w:t>cm</w:t>
            </w:r>
          </w:p>
        </w:tc>
        <w:tc>
          <w:tcPr>
            <w:tcW w:w="621" w:type="pct"/>
          </w:tcPr>
          <w:p w:rsidR="00C03882" w:rsidRDefault="00C03882" w:rsidP="00C03882">
            <w:pPr>
              <w:jc w:val="center"/>
              <w:rPr>
                <w:rFonts w:ascii="宋体" w:hAnsi="宋体"/>
              </w:rPr>
            </w:pPr>
            <w:r>
              <w:rPr>
                <w:rFonts w:ascii="宋体" w:hAnsi="宋体" w:hint="eastAsia"/>
              </w:rPr>
              <w:t>2</w:t>
            </w:r>
            <w:r>
              <w:rPr>
                <w:rFonts w:ascii="宋体" w:hAnsi="宋体"/>
              </w:rPr>
              <w:t>cm</w:t>
            </w:r>
          </w:p>
        </w:tc>
        <w:tc>
          <w:tcPr>
            <w:tcW w:w="621" w:type="pct"/>
          </w:tcPr>
          <w:p w:rsidR="00C03882" w:rsidRDefault="00C03882" w:rsidP="00C03882">
            <w:pPr>
              <w:jc w:val="center"/>
              <w:rPr>
                <w:rFonts w:ascii="宋体" w:hAnsi="宋体"/>
              </w:rPr>
            </w:pPr>
            <w:r>
              <w:rPr>
                <w:rFonts w:ascii="宋体" w:hAnsi="宋体" w:hint="eastAsia"/>
              </w:rPr>
              <w:t>4</w:t>
            </w:r>
            <w:r>
              <w:rPr>
                <w:rFonts w:ascii="宋体" w:hAnsi="宋体"/>
              </w:rPr>
              <w:t>cm</w:t>
            </w:r>
          </w:p>
        </w:tc>
        <w:tc>
          <w:tcPr>
            <w:tcW w:w="621" w:type="pct"/>
          </w:tcPr>
          <w:p w:rsidR="00C03882" w:rsidRDefault="00C03882" w:rsidP="00C03882">
            <w:pPr>
              <w:jc w:val="center"/>
              <w:rPr>
                <w:rFonts w:ascii="宋体" w:hAnsi="宋体"/>
              </w:rPr>
            </w:pPr>
            <w:r>
              <w:rPr>
                <w:rFonts w:ascii="宋体" w:hAnsi="宋体" w:hint="eastAsia"/>
              </w:rPr>
              <w:t>6</w:t>
            </w:r>
            <w:r>
              <w:rPr>
                <w:rFonts w:ascii="宋体" w:hAnsi="宋体"/>
              </w:rPr>
              <w:t>cm</w:t>
            </w:r>
          </w:p>
        </w:tc>
        <w:tc>
          <w:tcPr>
            <w:tcW w:w="621" w:type="pct"/>
          </w:tcPr>
          <w:p w:rsidR="00C03882" w:rsidRDefault="00C03882" w:rsidP="00C03882">
            <w:pPr>
              <w:jc w:val="center"/>
              <w:rPr>
                <w:rFonts w:ascii="宋体" w:hAnsi="宋体"/>
              </w:rPr>
            </w:pPr>
            <w:r>
              <w:rPr>
                <w:rFonts w:ascii="宋体" w:hAnsi="宋体" w:hint="eastAsia"/>
              </w:rPr>
              <w:t>8</w:t>
            </w:r>
            <w:r>
              <w:rPr>
                <w:rFonts w:ascii="宋体" w:hAnsi="宋体"/>
              </w:rPr>
              <w:t>cm</w:t>
            </w:r>
          </w:p>
        </w:tc>
        <w:tc>
          <w:tcPr>
            <w:tcW w:w="621" w:type="pct"/>
          </w:tcPr>
          <w:p w:rsidR="00C03882" w:rsidRDefault="00C03882" w:rsidP="00C03882">
            <w:pPr>
              <w:jc w:val="center"/>
              <w:rPr>
                <w:rFonts w:ascii="宋体" w:hAnsi="宋体"/>
              </w:rPr>
            </w:pPr>
            <w:r>
              <w:rPr>
                <w:rFonts w:ascii="宋体" w:hAnsi="宋体" w:hint="eastAsia"/>
              </w:rPr>
              <w:t>1</w:t>
            </w:r>
            <w:r>
              <w:rPr>
                <w:rFonts w:ascii="宋体" w:hAnsi="宋体"/>
              </w:rPr>
              <w:t>0cm</w:t>
            </w:r>
          </w:p>
        </w:tc>
      </w:tr>
      <w:tr w:rsidR="00C03882" w:rsidTr="00C03882">
        <w:trPr>
          <w:jc w:val="center"/>
        </w:trPr>
        <w:tc>
          <w:tcPr>
            <w:tcW w:w="1273" w:type="pct"/>
          </w:tcPr>
          <w:p w:rsidR="00C03882" w:rsidRDefault="00C03882" w:rsidP="00C03882">
            <w:pPr>
              <w:jc w:val="center"/>
              <w:rPr>
                <w:rFonts w:ascii="宋体" w:hAnsi="宋体"/>
              </w:rPr>
            </w:pPr>
            <w:r>
              <w:rPr>
                <w:rFonts w:ascii="宋体" w:hAnsi="宋体" w:hint="eastAsia"/>
              </w:rPr>
              <w:t>对应峰值时间t</w:t>
            </w:r>
            <w:r>
              <w:rPr>
                <w:rFonts w:ascii="宋体" w:hAnsi="宋体"/>
              </w:rPr>
              <w:t>(s)</w:t>
            </w:r>
          </w:p>
        </w:tc>
        <w:tc>
          <w:tcPr>
            <w:tcW w:w="621" w:type="pct"/>
          </w:tcPr>
          <w:p w:rsidR="00C03882" w:rsidRDefault="00C03882" w:rsidP="00C03882">
            <w:pPr>
              <w:jc w:val="center"/>
              <w:rPr>
                <w:rFonts w:ascii="宋体" w:hAnsi="宋体"/>
              </w:rPr>
            </w:pPr>
            <w:r>
              <w:rPr>
                <w:rFonts w:ascii="宋体" w:hAnsi="宋体"/>
              </w:rPr>
              <w:t>2798.04</w:t>
            </w:r>
          </w:p>
        </w:tc>
        <w:tc>
          <w:tcPr>
            <w:tcW w:w="621" w:type="pct"/>
          </w:tcPr>
          <w:p w:rsidR="00C03882" w:rsidRDefault="00C03882" w:rsidP="00C03882">
            <w:pPr>
              <w:jc w:val="center"/>
              <w:rPr>
                <w:rFonts w:ascii="宋体" w:hAnsi="宋体"/>
              </w:rPr>
            </w:pPr>
            <w:r>
              <w:rPr>
                <w:rFonts w:ascii="宋体" w:hAnsi="宋体"/>
              </w:rPr>
              <w:t>2805.04</w:t>
            </w:r>
          </w:p>
        </w:tc>
        <w:tc>
          <w:tcPr>
            <w:tcW w:w="621" w:type="pct"/>
          </w:tcPr>
          <w:p w:rsidR="00C03882" w:rsidRDefault="00C03882" w:rsidP="00C03882">
            <w:pPr>
              <w:jc w:val="center"/>
              <w:rPr>
                <w:rFonts w:ascii="宋体" w:hAnsi="宋体"/>
              </w:rPr>
            </w:pPr>
            <w:r>
              <w:rPr>
                <w:rFonts w:ascii="宋体" w:hAnsi="宋体"/>
              </w:rPr>
              <w:t>2811.04</w:t>
            </w:r>
          </w:p>
        </w:tc>
        <w:tc>
          <w:tcPr>
            <w:tcW w:w="621" w:type="pct"/>
          </w:tcPr>
          <w:p w:rsidR="00C03882" w:rsidRDefault="00C03882" w:rsidP="00C03882">
            <w:pPr>
              <w:jc w:val="center"/>
              <w:rPr>
                <w:rFonts w:ascii="宋体" w:hAnsi="宋体"/>
              </w:rPr>
            </w:pPr>
            <w:r>
              <w:rPr>
                <w:rFonts w:ascii="宋体" w:hAnsi="宋体"/>
              </w:rPr>
              <w:t>2819.04</w:t>
            </w:r>
          </w:p>
        </w:tc>
        <w:tc>
          <w:tcPr>
            <w:tcW w:w="621" w:type="pct"/>
          </w:tcPr>
          <w:p w:rsidR="00C03882" w:rsidRDefault="00C03882" w:rsidP="00C03882">
            <w:pPr>
              <w:jc w:val="center"/>
              <w:rPr>
                <w:rFonts w:ascii="宋体" w:hAnsi="宋体"/>
              </w:rPr>
            </w:pPr>
            <w:r>
              <w:rPr>
                <w:rFonts w:ascii="宋体" w:hAnsi="宋体"/>
              </w:rPr>
              <w:t>2829.52</w:t>
            </w:r>
          </w:p>
        </w:tc>
        <w:tc>
          <w:tcPr>
            <w:tcW w:w="621" w:type="pct"/>
          </w:tcPr>
          <w:p w:rsidR="00C03882" w:rsidRDefault="00C03882" w:rsidP="00C03882">
            <w:pPr>
              <w:jc w:val="center"/>
              <w:rPr>
                <w:rFonts w:ascii="宋体" w:hAnsi="宋体"/>
              </w:rPr>
            </w:pPr>
            <w:r>
              <w:rPr>
                <w:rFonts w:ascii="宋体" w:hAnsi="宋体"/>
              </w:rPr>
              <w:t>2839.04</w:t>
            </w:r>
          </w:p>
        </w:tc>
      </w:tr>
      <w:tr w:rsidR="00C03882" w:rsidTr="00C03882">
        <w:trPr>
          <w:jc w:val="center"/>
        </w:trPr>
        <w:tc>
          <w:tcPr>
            <w:tcW w:w="1273" w:type="pct"/>
          </w:tcPr>
          <w:p w:rsidR="00C03882" w:rsidRDefault="00C03882" w:rsidP="00C03882">
            <w:pPr>
              <w:jc w:val="center"/>
              <w:rPr>
                <w:rFonts w:ascii="宋体" w:hAnsi="宋体"/>
              </w:rPr>
            </w:pPr>
            <w:r>
              <w:rPr>
                <w:rFonts w:ascii="宋体" w:hAnsi="宋体" w:hint="eastAsia"/>
              </w:rPr>
              <w:t>波速(</w:t>
            </w:r>
            <w:r>
              <w:rPr>
                <w:rFonts w:ascii="宋体" w:hAnsi="宋体"/>
              </w:rPr>
              <w:t>m/s)</w:t>
            </w:r>
          </w:p>
        </w:tc>
        <w:tc>
          <w:tcPr>
            <w:tcW w:w="621" w:type="pct"/>
          </w:tcPr>
          <w:p w:rsidR="00C03882" w:rsidRDefault="00C03882" w:rsidP="00C03882">
            <w:pPr>
              <w:jc w:val="center"/>
              <w:rPr>
                <w:rFonts w:ascii="宋体" w:hAnsi="宋体"/>
              </w:rPr>
            </w:pPr>
            <w:r>
              <w:rPr>
                <w:rFonts w:ascii="宋体" w:hAnsi="宋体" w:hint="eastAsia"/>
              </w:rPr>
              <w:t>0</w:t>
            </w:r>
            <w:r>
              <w:rPr>
                <w:rFonts w:ascii="宋体" w:hAnsi="宋体"/>
              </w:rPr>
              <w:t>.00286</w:t>
            </w:r>
          </w:p>
        </w:tc>
        <w:tc>
          <w:tcPr>
            <w:tcW w:w="621" w:type="pct"/>
          </w:tcPr>
          <w:p w:rsidR="00C03882" w:rsidRDefault="00C03882" w:rsidP="00C03882">
            <w:pPr>
              <w:jc w:val="center"/>
              <w:rPr>
                <w:rFonts w:ascii="宋体" w:hAnsi="宋体"/>
              </w:rPr>
            </w:pPr>
            <w:r>
              <w:rPr>
                <w:rFonts w:ascii="宋体" w:hAnsi="宋体" w:hint="eastAsia"/>
              </w:rPr>
              <w:t>0</w:t>
            </w:r>
            <w:r>
              <w:rPr>
                <w:rFonts w:ascii="宋体" w:hAnsi="宋体"/>
              </w:rPr>
              <w:t>.00333</w:t>
            </w:r>
          </w:p>
        </w:tc>
        <w:tc>
          <w:tcPr>
            <w:tcW w:w="621" w:type="pct"/>
          </w:tcPr>
          <w:p w:rsidR="00C03882" w:rsidRDefault="00C03882" w:rsidP="00C03882">
            <w:pPr>
              <w:jc w:val="center"/>
              <w:rPr>
                <w:rFonts w:ascii="宋体" w:hAnsi="宋体"/>
              </w:rPr>
            </w:pPr>
            <w:r>
              <w:rPr>
                <w:rFonts w:ascii="宋体" w:hAnsi="宋体" w:hint="eastAsia"/>
              </w:rPr>
              <w:t>0</w:t>
            </w:r>
            <w:r>
              <w:rPr>
                <w:rFonts w:ascii="宋体" w:hAnsi="宋体"/>
              </w:rPr>
              <w:t>.00250</w:t>
            </w:r>
          </w:p>
        </w:tc>
        <w:tc>
          <w:tcPr>
            <w:tcW w:w="621" w:type="pct"/>
          </w:tcPr>
          <w:p w:rsidR="00C03882" w:rsidRDefault="00C03882" w:rsidP="00C03882">
            <w:pPr>
              <w:jc w:val="center"/>
              <w:rPr>
                <w:rFonts w:ascii="宋体" w:hAnsi="宋体"/>
              </w:rPr>
            </w:pPr>
            <w:r>
              <w:rPr>
                <w:rFonts w:ascii="宋体" w:hAnsi="宋体" w:hint="eastAsia"/>
              </w:rPr>
              <w:t>0</w:t>
            </w:r>
            <w:r>
              <w:rPr>
                <w:rFonts w:ascii="宋体" w:hAnsi="宋体"/>
              </w:rPr>
              <w:t>.00191</w:t>
            </w:r>
          </w:p>
        </w:tc>
        <w:tc>
          <w:tcPr>
            <w:tcW w:w="621" w:type="pct"/>
          </w:tcPr>
          <w:p w:rsidR="00C03882" w:rsidRDefault="00C03882" w:rsidP="00C03882">
            <w:pPr>
              <w:jc w:val="center"/>
              <w:rPr>
                <w:rFonts w:ascii="宋体" w:hAnsi="宋体"/>
              </w:rPr>
            </w:pPr>
            <w:r>
              <w:rPr>
                <w:rFonts w:ascii="宋体" w:hAnsi="宋体" w:hint="eastAsia"/>
              </w:rPr>
              <w:t>0</w:t>
            </w:r>
            <w:r>
              <w:rPr>
                <w:rFonts w:ascii="宋体" w:hAnsi="宋体"/>
              </w:rPr>
              <w:t>.00210</w:t>
            </w:r>
          </w:p>
        </w:tc>
        <w:tc>
          <w:tcPr>
            <w:tcW w:w="621" w:type="pct"/>
          </w:tcPr>
          <w:p w:rsidR="00C03882" w:rsidRDefault="00C03882" w:rsidP="00C03882">
            <w:pPr>
              <w:jc w:val="center"/>
              <w:rPr>
                <w:rFonts w:ascii="宋体" w:hAnsi="宋体"/>
              </w:rPr>
            </w:pPr>
            <w:r>
              <w:rPr>
                <w:rFonts w:ascii="宋体" w:hAnsi="宋体" w:hint="eastAsia"/>
              </w:rPr>
              <w:t>/</w:t>
            </w:r>
          </w:p>
        </w:tc>
      </w:tr>
      <w:tr w:rsidR="00C03882" w:rsidTr="00C03882">
        <w:trPr>
          <w:jc w:val="center"/>
        </w:trPr>
        <w:tc>
          <w:tcPr>
            <w:tcW w:w="2515" w:type="pct"/>
            <w:gridSpan w:val="3"/>
          </w:tcPr>
          <w:p w:rsidR="00C03882" w:rsidRDefault="00C03882" w:rsidP="00C03882">
            <w:pPr>
              <w:rPr>
                <w:rFonts w:ascii="宋体" w:hAnsi="宋体"/>
              </w:rPr>
            </w:pPr>
            <w:r>
              <w:rPr>
                <w:rFonts w:ascii="宋体" w:hAnsi="宋体" w:hint="eastAsia"/>
              </w:rPr>
              <w:t>波速平均值:</w:t>
            </w:r>
            <w:r>
              <w:rPr>
                <w:rFonts w:ascii="宋体" w:hAnsi="宋体"/>
              </w:rPr>
              <w:t>0.002540</w:t>
            </w:r>
            <m:oMath>
              <m:r>
                <m:rPr>
                  <m:sty m:val="p"/>
                </m:rPr>
                <w:rPr>
                  <w:rFonts w:ascii="Cambria Math" w:hAnsi="Cambria Math"/>
                </w:rPr>
                <m:t xml:space="preserve"> m/s</m:t>
              </m:r>
            </m:oMath>
          </w:p>
        </w:tc>
        <w:tc>
          <w:tcPr>
            <w:tcW w:w="2485" w:type="pct"/>
            <w:gridSpan w:val="4"/>
          </w:tcPr>
          <w:p w:rsidR="00C03882" w:rsidRDefault="00C03882" w:rsidP="00C03882">
            <w:pPr>
              <w:rPr>
                <w:rFonts w:ascii="宋体" w:hAnsi="宋体"/>
              </w:rPr>
            </w:pPr>
            <w:r>
              <w:rPr>
                <w:rFonts w:ascii="宋体" w:hAnsi="宋体" w:hint="eastAsia"/>
              </w:rPr>
              <w:t>热导率:</w:t>
            </w:r>
            <w:r>
              <w:rPr>
                <w:rFonts w:ascii="宋体" w:hAnsi="宋体"/>
              </w:rPr>
              <w:t>224.5620</w:t>
            </w:r>
            <m:oMath>
              <m:r>
                <m:rPr>
                  <m:sty m:val="p"/>
                </m:rPr>
                <w:rPr>
                  <w:rFonts w:ascii="Cambria Math" w:hAnsi="Cambria Math"/>
                </w:rPr>
                <m:t>W/m⋅℃</m:t>
              </m:r>
            </m:oMath>
          </w:p>
        </w:tc>
      </w:tr>
    </w:tbl>
    <w:p w:rsidR="00C03882" w:rsidRDefault="00C03882" w:rsidP="00CB2EBB">
      <w:pPr>
        <w:rPr>
          <w:rFonts w:ascii="宋体" w:hAnsi="宋体"/>
        </w:rPr>
      </w:pPr>
      <w:r>
        <w:rPr>
          <w:rFonts w:ascii="宋体" w:hAnsi="宋体" w:hint="eastAsia"/>
        </w:rPr>
        <w:t>参考</w:t>
      </w:r>
      <w:r w:rsidR="00CB2EBB">
        <w:rPr>
          <w:rFonts w:ascii="宋体" w:hAnsi="宋体" w:hint="eastAsia"/>
        </w:rPr>
        <w:t>标准值</w:t>
      </w:r>
      <w:r>
        <w:rPr>
          <w:rFonts w:ascii="宋体" w:hAnsi="宋体" w:hint="eastAsia"/>
        </w:rPr>
        <w:t>：在2</w:t>
      </w:r>
      <w:r>
        <w:rPr>
          <w:rFonts w:ascii="宋体" w:hAnsi="宋体"/>
        </w:rPr>
        <w:t>0</w:t>
      </w:r>
      <m:oMath>
        <m:r>
          <m:rPr>
            <m:sty m:val="p"/>
          </m:rPr>
          <w:rPr>
            <w:rFonts w:ascii="Cambria Math" w:hAnsi="Cambria Math"/>
          </w:rPr>
          <m:t>℃</m:t>
        </m:r>
      </m:oMath>
      <w:r>
        <w:rPr>
          <w:rFonts w:ascii="宋体" w:hAnsi="宋体" w:hint="eastAsia"/>
        </w:rPr>
        <w:t>时，铝的热导率为</w:t>
      </w:r>
      <w:r>
        <w:rPr>
          <w:rFonts w:ascii="宋体" w:hAnsi="宋体"/>
        </w:rPr>
        <w:t>218</w:t>
      </w:r>
      <m:oMath>
        <m:r>
          <m:rPr>
            <m:sty m:val="p"/>
          </m:rPr>
          <w:rPr>
            <w:rFonts w:ascii="Cambria Math" w:hAnsi="Cambria Math"/>
          </w:rPr>
          <m:t xml:space="preserve"> W/m⋅℃</m:t>
        </m:r>
      </m:oMath>
    </w:p>
    <w:p w:rsidR="00CB2EBB" w:rsidRPr="00CB2EBB" w:rsidRDefault="00CB2EBB" w:rsidP="00CB2EBB">
      <w:pPr>
        <w:rPr>
          <w:rFonts w:ascii="宋体" w:hAnsi="宋体"/>
        </w:rPr>
      </w:pPr>
    </w:p>
    <w:p w:rsidR="00CB2EBB" w:rsidRDefault="00CB2EBB" w:rsidP="00CB2EBB">
      <w:pPr>
        <w:pStyle w:val="ab"/>
        <w:spacing w:beforeLines="50" w:before="156" w:afterLines="50" w:after="156"/>
        <w:ind w:firstLineChars="0" w:firstLine="0"/>
        <w:outlineLvl w:val="1"/>
        <w:rPr>
          <w:b/>
          <w:sz w:val="28"/>
          <w:szCs w:val="28"/>
        </w:rPr>
      </w:pPr>
      <w:r>
        <w:rPr>
          <w:rFonts w:hint="eastAsia"/>
          <w:b/>
          <w:sz w:val="28"/>
          <w:szCs w:val="28"/>
        </w:rPr>
        <w:t>五</w:t>
      </w:r>
      <w:r w:rsidRPr="00113D98">
        <w:rPr>
          <w:rFonts w:hint="eastAsia"/>
          <w:b/>
          <w:sz w:val="28"/>
          <w:szCs w:val="28"/>
        </w:rPr>
        <w:t>、</w:t>
      </w:r>
      <w:r>
        <w:rPr>
          <w:rFonts w:hint="eastAsia"/>
          <w:b/>
          <w:sz w:val="28"/>
          <w:szCs w:val="28"/>
        </w:rPr>
        <w:t>实验结果</w:t>
      </w:r>
    </w:p>
    <w:p w:rsidR="00CB2EBB" w:rsidRDefault="00CB2EBB" w:rsidP="00C03882">
      <w:pPr>
        <w:pStyle w:val="ab"/>
        <w:spacing w:beforeLines="50" w:before="156" w:afterLines="50" w:after="156"/>
        <w:ind w:firstLineChars="0" w:firstLine="0"/>
        <w:outlineLvl w:val="1"/>
        <w:rPr>
          <w:rFonts w:ascii="宋体" w:hAnsi="宋体"/>
        </w:rPr>
      </w:pPr>
      <w:r w:rsidRPr="00CB2EBB">
        <w:rPr>
          <w:rFonts w:ascii="宋体" w:hAnsi="宋体" w:hint="eastAsia"/>
        </w:rPr>
        <w:t>通过计算结果</w:t>
      </w:r>
      <w:r>
        <w:rPr>
          <w:rFonts w:ascii="宋体" w:hAnsi="宋体" w:hint="eastAsia"/>
        </w:rPr>
        <w:t>和参考标准值的比较可以得出，通过动态法，可以测出较为准确的结果。然而，测量的误差依然较大，我分析应该为以下的因素影响</w:t>
      </w:r>
    </w:p>
    <w:p w:rsidR="00CB2EBB" w:rsidRDefault="00CB2EBB" w:rsidP="00C03882">
      <w:pPr>
        <w:pStyle w:val="ab"/>
        <w:spacing w:beforeLines="50" w:before="156" w:afterLines="50" w:after="156"/>
        <w:ind w:firstLineChars="0" w:firstLine="0"/>
        <w:outlineLvl w:val="1"/>
        <w:rPr>
          <w:rFonts w:ascii="宋体" w:hAnsi="宋体"/>
        </w:rPr>
      </w:pPr>
      <w:r>
        <w:rPr>
          <w:rFonts w:ascii="宋体" w:hAnsi="宋体" w:hint="eastAsia"/>
        </w:rPr>
        <w:t>1</w:t>
      </w:r>
      <w:r>
        <w:rPr>
          <w:rFonts w:ascii="宋体" w:hAnsi="宋体"/>
        </w:rPr>
        <w:t>.</w:t>
      </w:r>
      <w:r>
        <w:rPr>
          <w:rFonts w:ascii="宋体" w:hAnsi="宋体" w:hint="eastAsia"/>
        </w:rPr>
        <w:t>参考标准值使用的是纯铜和纯铝，而我们使用的实验样品可能不纯，掺杂有其他物质；</w:t>
      </w:r>
    </w:p>
    <w:p w:rsidR="00CB2EBB" w:rsidRDefault="00CB2EBB" w:rsidP="00C03882">
      <w:pPr>
        <w:pStyle w:val="ab"/>
        <w:spacing w:beforeLines="50" w:before="156" w:afterLines="50" w:after="156"/>
        <w:ind w:firstLineChars="0" w:firstLine="0"/>
        <w:outlineLvl w:val="1"/>
        <w:rPr>
          <w:rFonts w:ascii="宋体" w:hAnsi="宋体"/>
        </w:rPr>
      </w:pPr>
      <w:r>
        <w:rPr>
          <w:rFonts w:ascii="宋体" w:hAnsi="宋体" w:hint="eastAsia"/>
        </w:rPr>
        <w:t>2</w:t>
      </w:r>
      <w:r>
        <w:rPr>
          <w:rFonts w:ascii="宋体" w:hAnsi="宋体"/>
        </w:rPr>
        <w:t>.</w:t>
      </w:r>
      <w:r>
        <w:rPr>
          <w:rFonts w:ascii="宋体" w:hAnsi="宋体" w:hint="eastAsia"/>
        </w:rPr>
        <w:t>参考标准值为2</w:t>
      </w:r>
      <w:r>
        <w:rPr>
          <w:rFonts w:ascii="宋体" w:hAnsi="宋体"/>
        </w:rPr>
        <w:t>0</w:t>
      </w:r>
      <m:oMath>
        <m:r>
          <m:rPr>
            <m:sty m:val="p"/>
          </m:rPr>
          <w:rPr>
            <w:rFonts w:ascii="Cambria Math" w:hAnsi="Cambria Math"/>
          </w:rPr>
          <m:t>℃</m:t>
        </m:r>
      </m:oMath>
      <w:r>
        <w:rPr>
          <w:rFonts w:ascii="宋体" w:hAnsi="宋体" w:hint="eastAsia"/>
        </w:rPr>
        <w:t>时的结果，而实验时室内温度在2</w:t>
      </w:r>
      <w:r>
        <w:rPr>
          <w:rFonts w:ascii="宋体" w:hAnsi="宋体"/>
        </w:rPr>
        <w:t>3</w:t>
      </w:r>
      <w:r>
        <w:rPr>
          <w:rFonts w:ascii="宋体" w:hAnsi="宋体" w:hint="eastAsia"/>
        </w:rPr>
        <w:t>-</w:t>
      </w:r>
      <w:r>
        <w:rPr>
          <w:rFonts w:ascii="宋体" w:hAnsi="宋体"/>
        </w:rPr>
        <w:t>24</w:t>
      </w:r>
      <m:oMath>
        <m:r>
          <m:rPr>
            <m:sty m:val="p"/>
          </m:rPr>
          <w:rPr>
            <w:rFonts w:ascii="Cambria Math" w:hAnsi="Cambria Math"/>
          </w:rPr>
          <m:t>℃</m:t>
        </m:r>
      </m:oMath>
      <w:r>
        <w:rPr>
          <w:rFonts w:ascii="宋体" w:hAnsi="宋体" w:hint="eastAsia"/>
        </w:rPr>
        <w:t>浮动，造成影响；</w:t>
      </w:r>
    </w:p>
    <w:p w:rsidR="00CB2EBB" w:rsidRDefault="00CB2EBB" w:rsidP="00C03882">
      <w:pPr>
        <w:pStyle w:val="ab"/>
        <w:spacing w:beforeLines="50" w:before="156" w:afterLines="50" w:after="156"/>
        <w:ind w:firstLineChars="0" w:firstLine="0"/>
        <w:outlineLvl w:val="1"/>
        <w:rPr>
          <w:rFonts w:ascii="宋体" w:hAnsi="宋体"/>
        </w:rPr>
      </w:pPr>
      <w:r>
        <w:rPr>
          <w:rFonts w:ascii="宋体" w:hAnsi="宋体" w:hint="eastAsia"/>
        </w:rPr>
        <w:t>3</w:t>
      </w:r>
      <w:r>
        <w:rPr>
          <w:rFonts w:ascii="宋体" w:hAnsi="宋体"/>
        </w:rPr>
        <w:t>.</w:t>
      </w:r>
      <w:r>
        <w:rPr>
          <w:rFonts w:ascii="宋体" w:hAnsi="宋体" w:hint="eastAsia"/>
        </w:rPr>
        <w:t>仪器的制造误差，如传感器分布距离的误差，</w:t>
      </w:r>
      <w:r w:rsidR="007D59F2">
        <w:rPr>
          <w:rFonts w:ascii="宋体" w:hAnsi="宋体" w:hint="eastAsia"/>
        </w:rPr>
        <w:t>热电偶灵敏度不高，</w:t>
      </w:r>
      <w:r>
        <w:rPr>
          <w:rFonts w:ascii="宋体" w:hAnsi="宋体" w:hint="eastAsia"/>
        </w:rPr>
        <w:t>水流不稳定的误差等；</w:t>
      </w:r>
    </w:p>
    <w:p w:rsidR="00CB2EBB" w:rsidRDefault="00CB2EBB" w:rsidP="00C03882">
      <w:pPr>
        <w:pStyle w:val="ab"/>
        <w:spacing w:beforeLines="50" w:before="156" w:afterLines="50" w:after="156"/>
        <w:ind w:firstLineChars="0" w:firstLine="0"/>
        <w:outlineLvl w:val="1"/>
        <w:rPr>
          <w:rFonts w:ascii="宋体" w:hAnsi="宋体"/>
        </w:rPr>
      </w:pPr>
      <w:r>
        <w:rPr>
          <w:rFonts w:ascii="宋体" w:hAnsi="宋体" w:hint="eastAsia"/>
        </w:rPr>
        <w:t>4</w:t>
      </w:r>
      <w:r>
        <w:rPr>
          <w:rFonts w:ascii="宋体" w:hAnsi="宋体"/>
        </w:rPr>
        <w:t>.</w:t>
      </w:r>
      <w:r>
        <w:rPr>
          <w:rFonts w:ascii="宋体" w:hAnsi="宋体" w:hint="eastAsia"/>
        </w:rPr>
        <w:t>数据处理时对于相同峰值数据的处理方法导致的误差。</w:t>
      </w:r>
    </w:p>
    <w:p w:rsidR="00CB2EBB" w:rsidRDefault="00CB2EBB" w:rsidP="00C03882">
      <w:pPr>
        <w:pStyle w:val="ab"/>
        <w:spacing w:beforeLines="50" w:before="156" w:afterLines="50" w:after="156"/>
        <w:ind w:firstLineChars="0" w:firstLine="0"/>
        <w:outlineLvl w:val="1"/>
        <w:rPr>
          <w:rFonts w:ascii="宋体" w:hAnsi="宋体"/>
        </w:rPr>
      </w:pPr>
    </w:p>
    <w:p w:rsidR="00CB2EBB" w:rsidRDefault="00CB2EBB" w:rsidP="00CB2EBB">
      <w:pPr>
        <w:pStyle w:val="ab"/>
        <w:spacing w:beforeLines="50" w:before="156" w:afterLines="50" w:after="156"/>
        <w:ind w:firstLineChars="0" w:firstLine="0"/>
        <w:outlineLvl w:val="1"/>
        <w:rPr>
          <w:b/>
          <w:sz w:val="28"/>
          <w:szCs w:val="28"/>
        </w:rPr>
      </w:pPr>
      <w:r>
        <w:rPr>
          <w:rFonts w:hint="eastAsia"/>
          <w:b/>
          <w:sz w:val="28"/>
          <w:szCs w:val="28"/>
        </w:rPr>
        <w:t>六</w:t>
      </w:r>
      <w:r w:rsidRPr="00113D98">
        <w:rPr>
          <w:rFonts w:hint="eastAsia"/>
          <w:b/>
          <w:sz w:val="28"/>
          <w:szCs w:val="28"/>
        </w:rPr>
        <w:t>、</w:t>
      </w:r>
      <w:r>
        <w:rPr>
          <w:rFonts w:hint="eastAsia"/>
          <w:b/>
          <w:sz w:val="28"/>
          <w:szCs w:val="28"/>
        </w:rPr>
        <w:t>思考题</w:t>
      </w:r>
    </w:p>
    <w:p w:rsidR="00CB2EBB" w:rsidRPr="00824636" w:rsidRDefault="00CB2EBB" w:rsidP="00CB2EBB">
      <w:pPr>
        <w:rPr>
          <w:rFonts w:ascii="宋体" w:hAnsi="宋体"/>
          <w:b/>
        </w:rPr>
      </w:pPr>
      <w:r w:rsidRPr="00824636">
        <w:rPr>
          <w:rFonts w:ascii="宋体" w:hAnsi="宋体" w:hint="eastAsia"/>
          <w:b/>
        </w:rPr>
        <w:t>1</w:t>
      </w:r>
      <w:r w:rsidRPr="00824636">
        <w:rPr>
          <w:rFonts w:ascii="宋体" w:hAnsi="宋体"/>
          <w:b/>
        </w:rPr>
        <w:t>.</w:t>
      </w:r>
      <w:r w:rsidRPr="00824636">
        <w:rPr>
          <w:rFonts w:ascii="宋体" w:hAnsi="宋体" w:hint="eastAsia"/>
          <w:b/>
        </w:rPr>
        <w:t>如果想知道某一时刻</w:t>
      </w:r>
      <w:r w:rsidRPr="00824636">
        <w:rPr>
          <w:rFonts w:ascii="宋体" w:hAnsi="宋体"/>
          <w:b/>
        </w:rPr>
        <w:t xml:space="preserve"> t 时材料棒上的热波，即T</w:t>
      </w:r>
      <w:r>
        <w:rPr>
          <w:rFonts w:ascii="宋体" w:hAnsi="宋体"/>
          <w:b/>
        </w:rPr>
        <w:t>-</w:t>
      </w:r>
      <w:r w:rsidRPr="00824636">
        <w:rPr>
          <w:rFonts w:ascii="宋体" w:hAnsi="宋体"/>
          <w:b/>
        </w:rPr>
        <w:t>x曲线，将如何做？</w:t>
      </w:r>
    </w:p>
    <w:p w:rsidR="00CB2EBB" w:rsidRPr="00824636" w:rsidRDefault="00CB2EBB" w:rsidP="00CB2EBB">
      <w:pPr>
        <w:ind w:firstLineChars="200" w:firstLine="420"/>
        <w:rPr>
          <w:rFonts w:ascii="宋体" w:hAnsi="宋体"/>
        </w:rPr>
      </w:pPr>
      <w:r w:rsidRPr="00824636">
        <w:rPr>
          <w:rFonts w:ascii="宋体" w:hAnsi="宋体"/>
        </w:rPr>
        <w:t>应以 12个</w:t>
      </w:r>
      <w:r w:rsidRPr="00824636">
        <w:rPr>
          <w:rFonts w:ascii="宋体" w:hAnsi="宋体" w:hint="eastAsia"/>
        </w:rPr>
        <w:t>/</w:t>
      </w:r>
      <w:r w:rsidRPr="00824636">
        <w:rPr>
          <w:rFonts w:ascii="宋体" w:hAnsi="宋体"/>
        </w:rPr>
        <w:t>8个测量点的位置坐标（从距离热水端近到远的顺序）为横坐标，固定时间，以该时刻时各个测量点的热电偶测量数据为纵坐标做图。但由于测量点较少且间距较大，若想获得较好的效果应增加热电偶的个数以及减小热电偶间的间距。T</w:t>
      </w:r>
      <w:r>
        <w:rPr>
          <w:rFonts w:ascii="宋体" w:hAnsi="宋体"/>
        </w:rPr>
        <w:t>-</w:t>
      </w:r>
      <w:r w:rsidRPr="00824636">
        <w:rPr>
          <w:rFonts w:ascii="宋体" w:hAnsi="宋体"/>
        </w:rPr>
        <w:t xml:space="preserve">x曲线应为一衰减波曲线。 </w:t>
      </w:r>
    </w:p>
    <w:p w:rsidR="00CB2EBB" w:rsidRPr="00824636" w:rsidRDefault="00CB2EBB" w:rsidP="00CB2EBB">
      <w:pPr>
        <w:rPr>
          <w:rFonts w:ascii="宋体" w:hAnsi="宋体"/>
        </w:rPr>
      </w:pPr>
    </w:p>
    <w:p w:rsidR="00CB2EBB" w:rsidRPr="00824636" w:rsidRDefault="00CB2EBB" w:rsidP="00CB2EBB">
      <w:pPr>
        <w:rPr>
          <w:rFonts w:ascii="宋体" w:hAnsi="宋体"/>
          <w:b/>
        </w:rPr>
      </w:pPr>
      <w:r w:rsidRPr="00824636">
        <w:rPr>
          <w:rFonts w:ascii="宋体" w:hAnsi="宋体"/>
          <w:b/>
        </w:rPr>
        <w:t>2</w:t>
      </w:r>
      <w:r w:rsidRPr="00824636">
        <w:rPr>
          <w:rFonts w:ascii="宋体" w:hAnsi="宋体" w:hint="eastAsia"/>
          <w:b/>
        </w:rPr>
        <w:t>.</w:t>
      </w:r>
      <w:r w:rsidRPr="00824636">
        <w:rPr>
          <w:rFonts w:ascii="宋体" w:hAnsi="宋体"/>
          <w:b/>
        </w:rPr>
        <w:t>为什么较后面测量点的</w:t>
      </w:r>
      <w:r w:rsidRPr="00824636">
        <w:rPr>
          <w:rFonts w:ascii="宋体" w:hAnsi="宋体" w:hint="eastAsia"/>
          <w:b/>
        </w:rPr>
        <w:t>T</w:t>
      </w:r>
      <w:r>
        <w:rPr>
          <w:rFonts w:ascii="宋体" w:hAnsi="宋体"/>
          <w:b/>
        </w:rPr>
        <w:t>-</w:t>
      </w:r>
      <w:r w:rsidRPr="00824636">
        <w:rPr>
          <w:rFonts w:ascii="宋体" w:hAnsi="宋体"/>
          <w:b/>
        </w:rPr>
        <w:t>t曲线振幅越来越小？</w:t>
      </w:r>
    </w:p>
    <w:p w:rsidR="00CB2EBB" w:rsidRPr="00824636" w:rsidRDefault="00CB2EBB" w:rsidP="00CB2EBB">
      <w:pPr>
        <w:ind w:firstLineChars="200" w:firstLine="420"/>
        <w:rPr>
          <w:rFonts w:ascii="宋体" w:hAnsi="宋体"/>
        </w:rPr>
      </w:pPr>
      <w:r w:rsidRPr="00824636">
        <w:rPr>
          <w:rFonts w:ascii="宋体" w:hAnsi="宋体"/>
        </w:rPr>
        <w:t>因为即使是良导体也是有一定热阻的，在热波从近端向远端传播的过程中，一部分能量损失散发，热波的振幅随x的增大而减小，所以后面</w:t>
      </w:r>
      <w:r w:rsidRPr="00824636">
        <w:rPr>
          <w:rFonts w:ascii="宋体" w:hAnsi="宋体" w:hint="eastAsia"/>
        </w:rPr>
        <w:t>测量点的T</w:t>
      </w:r>
      <w:r>
        <w:rPr>
          <w:rFonts w:ascii="宋体" w:hAnsi="宋体"/>
        </w:rPr>
        <w:t>-</w:t>
      </w:r>
      <w:r w:rsidRPr="00824636">
        <w:rPr>
          <w:rFonts w:ascii="宋体" w:hAnsi="宋体"/>
        </w:rPr>
        <w:t>t曲线振幅会越来越小。由式</w:t>
      </w:r>
    </w:p>
    <w:p w:rsidR="00CB2EBB" w:rsidRPr="00824636" w:rsidRDefault="00CB2EBB" w:rsidP="00CB2EBB">
      <w:pPr>
        <w:rPr>
          <w:rFonts w:ascii="宋体" w:hAnsi="宋体"/>
          <w:i/>
        </w:rPr>
      </w:pPr>
      <m:oMathPara>
        <m:oMath>
          <m:r>
            <w:rPr>
              <w:rFonts w:ascii="Cambria Math" w:hAnsi="Cambria Math" w:hint="eastAsia"/>
            </w:rPr>
            <m:t>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-αx+</m:t>
          </m:r>
          <m:sSub>
            <m:sSubPr>
              <m:ctrlPr>
                <w:rPr>
                  <w:rFonts w:ascii="Cambria Math" w:hAnsi="Cambria Math"/>
                  <w:i/>
                </w:rPr>
              </m:ctrlPr>
            </m:sSubPr>
            <m:e>
              <m:r>
                <w:rPr>
                  <w:rFonts w:ascii="Cambria Math" w:hAnsi="Cambria Math" w:hint="eastAsia"/>
                </w:rPr>
                <m:t>T</m:t>
              </m:r>
            </m:e>
            <m:sub>
              <m:r>
                <w:rPr>
                  <w:rFonts w:ascii="Cambria Math" w:hAnsi="Cambria Math"/>
                </w:rPr>
                <m:t>m</m:t>
              </m:r>
            </m:sub>
          </m:sSub>
          <m:sSup>
            <m:sSupPr>
              <m:ctrlPr>
                <w:rPr>
                  <w:rFonts w:ascii="Cambria Math" w:hAnsi="Cambria Math"/>
                  <w:i/>
                </w:rPr>
              </m:ctrlPr>
            </m:sSupPr>
            <m:e>
              <m:r>
                <w:rPr>
                  <w:rFonts w:ascii="Cambria Math" w:hAnsi="Cambria Math"/>
                </w:rPr>
                <m:t>e</m:t>
              </m:r>
            </m:e>
            <m:sup>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ω</m:t>
                      </m:r>
                    </m:num>
                    <m:den>
                      <m:r>
                        <w:rPr>
                          <w:rFonts w:ascii="Cambria Math" w:hAnsi="Cambria Math"/>
                        </w:rPr>
                        <m:t>2D</m:t>
                      </m:r>
                    </m:den>
                  </m:f>
                </m:e>
              </m:rad>
              <m:r>
                <w:rPr>
                  <w:rFonts w:ascii="Cambria Math" w:hAnsi="Cambria Math"/>
                </w:rPr>
                <m:t>x</m:t>
              </m:r>
            </m:sup>
          </m:sSup>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ωt-</m:t>
              </m:r>
              <m:rad>
                <m:radPr>
                  <m:degHide m:val="1"/>
                  <m:ctrlPr>
                    <w:rPr>
                      <w:rFonts w:ascii="Cambria Math" w:hAnsi="Cambria Math"/>
                      <w:i/>
                    </w:rPr>
                  </m:ctrlPr>
                </m:radPr>
                <m:deg/>
                <m:e>
                  <m:f>
                    <m:fPr>
                      <m:ctrlPr>
                        <w:rPr>
                          <w:rFonts w:ascii="Cambria Math" w:hAnsi="Cambria Math"/>
                          <w:i/>
                        </w:rPr>
                      </m:ctrlPr>
                    </m:fPr>
                    <m:num>
                      <m:r>
                        <w:rPr>
                          <w:rFonts w:ascii="Cambria Math" w:hAnsi="Cambria Math"/>
                        </w:rPr>
                        <m:t>ω</m:t>
                      </m:r>
                    </m:num>
                    <m:den>
                      <m:r>
                        <w:rPr>
                          <w:rFonts w:ascii="Cambria Math" w:hAnsi="Cambria Math"/>
                        </w:rPr>
                        <m:t>2D</m:t>
                      </m:r>
                    </m:den>
                  </m:f>
                </m:e>
              </m:rad>
              <m:r>
                <w:rPr>
                  <w:rFonts w:ascii="Cambria Math" w:hAnsi="Cambria Math"/>
                </w:rPr>
                <m:t>x</m:t>
              </m:r>
            </m:e>
          </m:func>
          <m:r>
            <w:rPr>
              <w:rFonts w:ascii="Cambria Math" w:hAnsi="Cambria Math"/>
            </w:rPr>
            <m:t>)</m:t>
          </m:r>
        </m:oMath>
      </m:oMathPara>
    </w:p>
    <w:p w:rsidR="00CB2EBB" w:rsidRPr="00824636" w:rsidRDefault="00CB2EBB" w:rsidP="00CB2EBB">
      <w:pPr>
        <w:rPr>
          <w:rFonts w:ascii="宋体" w:hAnsi="宋体"/>
        </w:rPr>
      </w:pPr>
      <w:r w:rsidRPr="00824636">
        <w:rPr>
          <w:rFonts w:ascii="宋体" w:hAnsi="宋体" w:hint="eastAsia"/>
        </w:rPr>
        <w:t>当热端(</w:t>
      </w:r>
      <w:r w:rsidRPr="00824636">
        <w:rPr>
          <w:rFonts w:ascii="宋体" w:hAnsi="宋体"/>
        </w:rPr>
        <w:t>x=0)</w:t>
      </w:r>
      <w:r w:rsidRPr="00824636">
        <w:rPr>
          <w:rFonts w:ascii="宋体" w:hAnsi="宋体" w:hint="eastAsia"/>
        </w:rPr>
        <w:t>处温度简谐变化时，这种变化以衰减波的形式在棒内向冷端传播。</w:t>
      </w:r>
    </w:p>
    <w:p w:rsidR="00CB2EBB" w:rsidRPr="00824636" w:rsidRDefault="00CB2EBB" w:rsidP="00CB2EBB">
      <w:pPr>
        <w:rPr>
          <w:rFonts w:ascii="宋体" w:hAnsi="宋体"/>
        </w:rPr>
      </w:pPr>
    </w:p>
    <w:p w:rsidR="00CB2EBB" w:rsidRPr="00824636" w:rsidRDefault="00CB2EBB" w:rsidP="00CB2EBB">
      <w:pPr>
        <w:rPr>
          <w:rFonts w:ascii="宋体" w:hAnsi="宋体"/>
          <w:b/>
        </w:rPr>
      </w:pPr>
      <w:r w:rsidRPr="00824636">
        <w:rPr>
          <w:rFonts w:ascii="宋体" w:hAnsi="宋体"/>
          <w:b/>
        </w:rPr>
        <w:t>3.为什么实验中铝棒的测温点才8个，而铜棒的测温点达到12个？</w:t>
      </w:r>
    </w:p>
    <w:p w:rsidR="00CB2EBB" w:rsidRDefault="00CB2EBB" w:rsidP="00CB2EBB">
      <w:pPr>
        <w:ind w:firstLineChars="200" w:firstLine="420"/>
        <w:rPr>
          <w:rFonts w:ascii="宋体" w:hAnsi="宋体"/>
        </w:rPr>
      </w:pPr>
      <w:r w:rsidRPr="00824636">
        <w:rPr>
          <w:rFonts w:ascii="宋体" w:hAnsi="宋体"/>
        </w:rPr>
        <w:t>因为铝棒的热导率较小，曲线的振幅下降得比较快，在8个测温点以后曲线的波动不明显，不便于采集数据及计算热导率。铜棒的热导率相对较高，可以实现12个测温点各自可分辨的测量。由2中公式，</w:t>
      </w:r>
      <w:r w:rsidRPr="00824636">
        <w:rPr>
          <w:rFonts w:ascii="宋体" w:hAnsi="宋体" w:hint="eastAsia"/>
        </w:rPr>
        <w:t>D</w:t>
      </w:r>
      <w:r w:rsidRPr="00824636">
        <w:rPr>
          <w:rFonts w:ascii="宋体" w:hAnsi="宋体"/>
        </w:rPr>
        <w:t>越大热波衰减的速度就越慢</w:t>
      </w:r>
      <w:r>
        <w:rPr>
          <w:rFonts w:ascii="宋体" w:hAnsi="宋体" w:hint="eastAsia"/>
        </w:rPr>
        <w:t>。</w:t>
      </w:r>
    </w:p>
    <w:p w:rsidR="00CB2EBB" w:rsidRDefault="00CB2EBB" w:rsidP="00CB2EBB">
      <w:pPr>
        <w:jc w:val="right"/>
        <w:rPr>
          <w:rFonts w:ascii="宋体" w:hAnsi="宋体"/>
        </w:rPr>
      </w:pPr>
      <w:r>
        <w:rPr>
          <w:rFonts w:ascii="宋体" w:hAnsi="宋体" w:hint="eastAsia"/>
        </w:rPr>
        <w:t>(思考题4答案见 实验结果 部分</w:t>
      </w:r>
      <w:r>
        <w:rPr>
          <w:rFonts w:ascii="宋体" w:hAnsi="宋体"/>
        </w:rPr>
        <w:t>)</w:t>
      </w:r>
    </w:p>
    <w:p w:rsidR="00086DE3" w:rsidRPr="00113D98" w:rsidRDefault="00086DE3" w:rsidP="00086DE3">
      <w:pPr>
        <w:pStyle w:val="ab"/>
        <w:spacing w:beforeLines="50" w:before="156" w:afterLines="50" w:after="156"/>
        <w:ind w:firstLineChars="0" w:firstLine="0"/>
        <w:jc w:val="center"/>
        <w:rPr>
          <w:rFonts w:ascii="黑体" w:eastAsia="黑体" w:hAnsi="黑体"/>
          <w:b/>
          <w:sz w:val="32"/>
        </w:rPr>
      </w:pPr>
      <w:r w:rsidRPr="00086DE3">
        <w:rPr>
          <w:rFonts w:ascii="黑体" w:eastAsia="黑体" w:hAnsi="黑体" w:hint="eastAsia"/>
          <w:b/>
          <w:sz w:val="32"/>
        </w:rPr>
        <w:lastRenderedPageBreak/>
        <w:t>温度的测量和温度计的设计</w:t>
      </w:r>
    </w:p>
    <w:p w:rsidR="00086DE3" w:rsidRPr="00113D98" w:rsidRDefault="00086DE3" w:rsidP="00086DE3">
      <w:pPr>
        <w:pStyle w:val="ab"/>
        <w:spacing w:beforeLines="50" w:before="156" w:afterLines="50" w:after="156"/>
        <w:ind w:firstLineChars="0" w:firstLine="0"/>
        <w:outlineLvl w:val="1"/>
        <w:rPr>
          <w:b/>
          <w:sz w:val="28"/>
          <w:szCs w:val="28"/>
        </w:rPr>
      </w:pPr>
      <w:r w:rsidRPr="00113D98">
        <w:rPr>
          <w:rFonts w:hint="eastAsia"/>
          <w:b/>
          <w:sz w:val="28"/>
          <w:szCs w:val="28"/>
        </w:rPr>
        <w:t>一、实验</w:t>
      </w:r>
      <w:r>
        <w:rPr>
          <w:rFonts w:hint="eastAsia"/>
          <w:b/>
          <w:sz w:val="28"/>
          <w:szCs w:val="28"/>
        </w:rPr>
        <w:t>目的</w:t>
      </w:r>
    </w:p>
    <w:p w:rsidR="00086DE3" w:rsidRPr="00E14E06" w:rsidRDefault="00086DE3" w:rsidP="00086DE3">
      <w:pPr>
        <w:spacing w:line="360" w:lineRule="auto"/>
        <w:ind w:firstLine="420"/>
        <w:jc w:val="left"/>
        <w:rPr>
          <w:b/>
          <w:bCs/>
          <w:iCs/>
          <w:sz w:val="28"/>
          <w:szCs w:val="28"/>
        </w:rPr>
      </w:pPr>
      <w:r w:rsidRPr="00E14E06">
        <w:rPr>
          <w:rFonts w:hint="eastAsia"/>
          <w:sz w:val="22"/>
          <w:szCs w:val="28"/>
        </w:rPr>
        <w:t>1</w:t>
      </w:r>
      <w:r w:rsidRPr="00E14E06">
        <w:rPr>
          <w:rFonts w:hint="eastAsia"/>
          <w:sz w:val="22"/>
          <w:szCs w:val="28"/>
        </w:rPr>
        <w:t>、用电位差计测热电偶的温差电动势。</w:t>
      </w:r>
    </w:p>
    <w:p w:rsidR="00086DE3" w:rsidRPr="00AD60DB" w:rsidRDefault="00086DE3" w:rsidP="00086DE3">
      <w:pPr>
        <w:spacing w:line="360" w:lineRule="auto"/>
        <w:ind w:firstLine="420"/>
        <w:jc w:val="left"/>
        <w:rPr>
          <w:sz w:val="22"/>
          <w:szCs w:val="28"/>
        </w:rPr>
      </w:pPr>
      <w:r w:rsidRPr="00AD60DB">
        <w:rPr>
          <w:rFonts w:hint="eastAsia"/>
          <w:sz w:val="22"/>
          <w:szCs w:val="28"/>
        </w:rPr>
        <w:t>2</w:t>
      </w:r>
      <w:r w:rsidRPr="00AD60DB">
        <w:rPr>
          <w:rFonts w:hint="eastAsia"/>
          <w:sz w:val="22"/>
          <w:szCs w:val="28"/>
        </w:rPr>
        <w:t>、用平衡电桥测铜电阻和热敏电阻的温度特性曲线。</w:t>
      </w:r>
    </w:p>
    <w:p w:rsidR="00086DE3" w:rsidRDefault="00086DE3" w:rsidP="00086DE3">
      <w:pPr>
        <w:spacing w:line="360" w:lineRule="auto"/>
        <w:ind w:firstLine="420"/>
        <w:jc w:val="left"/>
        <w:rPr>
          <w:sz w:val="22"/>
          <w:szCs w:val="28"/>
        </w:rPr>
      </w:pPr>
      <w:r w:rsidRPr="00AD60DB">
        <w:rPr>
          <w:rFonts w:hint="eastAsia"/>
          <w:sz w:val="22"/>
          <w:szCs w:val="28"/>
        </w:rPr>
        <w:t>3</w:t>
      </w:r>
      <w:r w:rsidRPr="00AD60DB">
        <w:rPr>
          <w:rFonts w:hint="eastAsia"/>
          <w:sz w:val="22"/>
          <w:szCs w:val="28"/>
        </w:rPr>
        <w:t>、设计非平衡电桥实现对热敏电阻的实时测量。</w:t>
      </w:r>
    </w:p>
    <w:p w:rsidR="00086DE3" w:rsidRDefault="00086DE3" w:rsidP="00086DE3">
      <w:pPr>
        <w:spacing w:line="360" w:lineRule="auto"/>
        <w:ind w:firstLine="420"/>
        <w:jc w:val="left"/>
        <w:rPr>
          <w:sz w:val="22"/>
          <w:szCs w:val="28"/>
        </w:rPr>
      </w:pPr>
    </w:p>
    <w:p w:rsidR="00086DE3" w:rsidRPr="00113D98" w:rsidRDefault="00086DE3" w:rsidP="00086DE3">
      <w:pPr>
        <w:pStyle w:val="ab"/>
        <w:spacing w:beforeLines="50" w:before="156" w:afterLines="50" w:after="156"/>
        <w:ind w:firstLineChars="0" w:firstLine="0"/>
        <w:outlineLvl w:val="1"/>
        <w:rPr>
          <w:b/>
          <w:sz w:val="28"/>
          <w:szCs w:val="28"/>
        </w:rPr>
      </w:pPr>
      <w:r>
        <w:rPr>
          <w:rFonts w:hint="eastAsia"/>
          <w:b/>
          <w:sz w:val="28"/>
          <w:szCs w:val="28"/>
        </w:rPr>
        <w:t>二</w:t>
      </w:r>
      <w:r w:rsidRPr="00113D98">
        <w:rPr>
          <w:rFonts w:hint="eastAsia"/>
          <w:b/>
          <w:sz w:val="28"/>
          <w:szCs w:val="28"/>
        </w:rPr>
        <w:t>、</w:t>
      </w:r>
      <w:r>
        <w:rPr>
          <w:rFonts w:hint="eastAsia"/>
          <w:b/>
          <w:sz w:val="28"/>
          <w:szCs w:val="28"/>
        </w:rPr>
        <w:t>仪器用具</w:t>
      </w:r>
    </w:p>
    <w:p w:rsidR="00086DE3" w:rsidRDefault="00086DE3" w:rsidP="00086DE3">
      <w:pPr>
        <w:widowControl/>
        <w:spacing w:line="360" w:lineRule="auto"/>
        <w:ind w:firstLineChars="200" w:firstLine="420"/>
        <w:jc w:val="left"/>
        <w:rPr>
          <w:rFonts w:ascii="宋体" w:hAnsi="宋体"/>
          <w:bCs/>
          <w:spacing w:val="-6"/>
          <w:szCs w:val="21"/>
        </w:rPr>
      </w:pPr>
      <w:r>
        <w:rPr>
          <w:rFonts w:hint="eastAsia"/>
          <w:szCs w:val="21"/>
        </w:rPr>
        <w:t>本实验采用</w:t>
      </w:r>
      <w:r>
        <w:rPr>
          <w:rFonts w:ascii="宋体" w:hAnsi="宋体" w:hint="eastAsia"/>
          <w:bCs/>
          <w:spacing w:val="-6"/>
          <w:szCs w:val="21"/>
        </w:rPr>
        <w:t>DHT-2型热学实验仪进行温度计的控温，里面装有热电偶温度计，铜电阻温度计，热敏电阻温度计，通过加热丝升温，通过风扇降温，可以用来测试不同类型温度计的温度特性曲线，确定温度系数等。</w:t>
      </w:r>
    </w:p>
    <w:p w:rsidR="00086DE3" w:rsidRDefault="00086DE3" w:rsidP="00086DE3">
      <w:pPr>
        <w:widowControl/>
        <w:spacing w:line="360" w:lineRule="auto"/>
        <w:ind w:firstLineChars="200" w:firstLine="396"/>
        <w:jc w:val="left"/>
        <w:rPr>
          <w:ins w:id="1" w:author="bianyb" w:date="2016-10-26T19:36:00Z"/>
          <w:rFonts w:ascii="宋体" w:hAnsi="宋体"/>
          <w:szCs w:val="21"/>
        </w:rPr>
      </w:pPr>
      <w:r>
        <w:rPr>
          <w:rFonts w:ascii="宋体" w:hAnsi="宋体" w:hint="eastAsia"/>
          <w:bCs/>
          <w:spacing w:val="-6"/>
          <w:szCs w:val="21"/>
        </w:rPr>
        <w:t>热电偶的电压通过</w:t>
      </w:r>
      <w:r>
        <w:rPr>
          <w:szCs w:val="21"/>
        </w:rPr>
        <w:t>UJ36a</w:t>
      </w:r>
      <w:r>
        <w:rPr>
          <w:rFonts w:hint="eastAsia"/>
          <w:szCs w:val="21"/>
        </w:rPr>
        <w:t>型携带式直流电位差计进行测量。电阻型温度计的电阻通过电桥进行测量，实验中所用的</w:t>
      </w:r>
      <w:r>
        <w:rPr>
          <w:rFonts w:ascii="宋体" w:hAnsi="宋体" w:hint="eastAsia"/>
          <w:szCs w:val="21"/>
        </w:rPr>
        <w:t>DHQJ-5型教学用多功能电桥具有开放式电桥，双臂电桥、单臂电桥、功率电桥及非平衡使用的单臂电桥等功能，可以用平衡电桥测温度计的电阻，用非衡电桥对温度计进行实时测量。</w:t>
      </w:r>
    </w:p>
    <w:p w:rsidR="00086DE3" w:rsidRDefault="00086DE3" w:rsidP="00086DE3">
      <w:pPr>
        <w:widowControl/>
        <w:spacing w:line="360" w:lineRule="auto"/>
        <w:ind w:firstLineChars="200" w:firstLine="420"/>
        <w:jc w:val="left"/>
        <w:rPr>
          <w:szCs w:val="21"/>
        </w:rPr>
      </w:pPr>
      <w:r>
        <w:rPr>
          <w:rFonts w:hint="eastAsia"/>
          <w:szCs w:val="21"/>
        </w:rPr>
        <w:t>实验装置实物图如图</w:t>
      </w:r>
      <w:r>
        <w:rPr>
          <w:szCs w:val="21"/>
        </w:rPr>
        <w:t>6</w:t>
      </w:r>
      <w:r>
        <w:rPr>
          <w:rFonts w:hint="eastAsia"/>
          <w:szCs w:val="21"/>
        </w:rPr>
        <w:t>所示。中间是</w:t>
      </w:r>
      <w:r>
        <w:rPr>
          <w:rFonts w:ascii="宋体" w:hAnsi="宋体" w:hint="eastAsia"/>
          <w:bCs/>
          <w:spacing w:val="-6"/>
          <w:szCs w:val="21"/>
        </w:rPr>
        <w:t>DHT-2型热学实验仪，下面是温控仪，上面是加热炉，温度计装在加热炉中。左边是电桥，用来测温度计的电阻值；</w:t>
      </w:r>
      <w:r>
        <w:rPr>
          <w:rFonts w:hint="eastAsia"/>
        </w:rPr>
        <w:t>右边是电位差计，用来测热电偶的电势；保温瓶中装的是冰水混合物，用作热电偶的低温端。</w:t>
      </w:r>
    </w:p>
    <w:p w:rsidR="00086DE3" w:rsidRDefault="00086DE3" w:rsidP="00086DE3">
      <w:pPr>
        <w:widowControl/>
        <w:spacing w:line="360" w:lineRule="auto"/>
        <w:ind w:firstLineChars="200" w:firstLine="420"/>
        <w:jc w:val="left"/>
        <w:rPr>
          <w:szCs w:val="21"/>
        </w:rPr>
      </w:pPr>
      <w:r>
        <w:rPr>
          <w:noProof/>
        </w:rPr>
        <mc:AlternateContent>
          <mc:Choice Requires="wpg">
            <w:drawing>
              <wp:anchor distT="0" distB="0" distL="114300" distR="114300" simplePos="0" relativeHeight="251654656" behindDoc="0" locked="0" layoutInCell="1" allowOverlap="1" wp14:anchorId="1D6AFE60" wp14:editId="2CAD7527">
                <wp:simplePos x="0" y="0"/>
                <wp:positionH relativeFrom="column">
                  <wp:posOffset>417195</wp:posOffset>
                </wp:positionH>
                <wp:positionV relativeFrom="paragraph">
                  <wp:posOffset>1560195</wp:posOffset>
                </wp:positionV>
                <wp:extent cx="4752975" cy="2258695"/>
                <wp:effectExtent l="0" t="38100" r="0" b="27305"/>
                <wp:wrapNone/>
                <wp:docPr id="225" name="组合 225"/>
                <wp:cNvGraphicFramePr/>
                <a:graphic xmlns:a="http://schemas.openxmlformats.org/drawingml/2006/main">
                  <a:graphicData uri="http://schemas.microsoft.com/office/word/2010/wordprocessingGroup">
                    <wpg:wgp>
                      <wpg:cNvGrpSpPr/>
                      <wpg:grpSpPr>
                        <a:xfrm>
                          <a:off x="0" y="0"/>
                          <a:ext cx="4752975" cy="2280285"/>
                          <a:chOff x="0" y="0"/>
                          <a:chExt cx="4752975" cy="2289175"/>
                        </a:xfrm>
                        <a:effectLst/>
                      </wpg:grpSpPr>
                      <wpg:grpSp>
                        <wpg:cNvPr id="226" name="组合 226"/>
                        <wpg:cNvGrpSpPr/>
                        <wpg:grpSpPr>
                          <a:xfrm>
                            <a:off x="0" y="0"/>
                            <a:ext cx="4752975" cy="1974850"/>
                            <a:chOff x="0" y="0"/>
                            <a:chExt cx="4752975" cy="1974850"/>
                          </a:xfrm>
                          <a:effectLst/>
                        </wpg:grpSpPr>
                        <wps:wsp>
                          <wps:cNvPr id="227" name="直接箭头连接符 227"/>
                          <wps:cNvCnPr/>
                          <wps:spPr>
                            <a:xfrm flipV="1">
                              <a:off x="2905125" y="714375"/>
                              <a:ext cx="495300" cy="904875"/>
                            </a:xfrm>
                            <a:prstGeom prst="straightConnector1">
                              <a:avLst/>
                            </a:prstGeom>
                            <a:noFill/>
                            <a:ln w="38100" cap="flat" cmpd="sng" algn="ctr">
                              <a:solidFill>
                                <a:schemeClr val="bg2">
                                  <a:lumMod val="75000"/>
                                </a:schemeClr>
                              </a:solidFill>
                              <a:prstDash val="solid"/>
                              <a:tailEnd type="triangle"/>
                            </a:ln>
                            <a:effectLst>
                              <a:outerShdw blurRad="40000" dist="23000" dir="5400000" rotWithShape="0">
                                <a:srgbClr val="000000">
                                  <a:alpha val="35000"/>
                                </a:srgbClr>
                              </a:outerShdw>
                            </a:effectLst>
                          </wps:spPr>
                          <wps:bodyPr/>
                        </wps:wsp>
                        <wps:wsp>
                          <wps:cNvPr id="228" name="直接箭头连接符 228"/>
                          <wps:cNvCnPr/>
                          <wps:spPr>
                            <a:xfrm flipV="1">
                              <a:off x="4200525" y="333375"/>
                              <a:ext cx="342900" cy="1295400"/>
                            </a:xfrm>
                            <a:prstGeom prst="straightConnector1">
                              <a:avLst/>
                            </a:prstGeom>
                            <a:noFill/>
                            <a:ln w="38100" cap="flat" cmpd="sng" algn="ctr">
                              <a:solidFill>
                                <a:schemeClr val="bg2">
                                  <a:lumMod val="75000"/>
                                </a:schemeClr>
                              </a:solidFill>
                              <a:prstDash val="solid"/>
                              <a:tailEnd type="triangle"/>
                            </a:ln>
                            <a:effectLst>
                              <a:outerShdw blurRad="40000" dist="23000" dir="5400000" rotWithShape="0">
                                <a:srgbClr val="000000">
                                  <a:alpha val="35000"/>
                                </a:srgbClr>
                              </a:outerShdw>
                            </a:effectLst>
                          </wps:spPr>
                          <wps:bodyPr/>
                        </wps:wsp>
                        <wps:wsp>
                          <wps:cNvPr id="229" name="直接箭头连接符 229"/>
                          <wps:cNvCnPr/>
                          <wps:spPr>
                            <a:xfrm flipV="1">
                              <a:off x="266700" y="895350"/>
                              <a:ext cx="647700" cy="771525"/>
                            </a:xfrm>
                            <a:prstGeom prst="straightConnector1">
                              <a:avLst/>
                            </a:prstGeom>
                            <a:noFill/>
                            <a:ln w="38100" cap="flat" cmpd="sng" algn="ctr">
                              <a:solidFill>
                                <a:schemeClr val="bg2">
                                  <a:lumMod val="75000"/>
                                </a:schemeClr>
                              </a:solidFill>
                              <a:prstDash val="solid"/>
                              <a:tailEnd type="triangle"/>
                            </a:ln>
                            <a:effectLst>
                              <a:outerShdw blurRad="40000" dist="23000" dir="5400000" rotWithShape="0">
                                <a:srgbClr val="000000">
                                  <a:alpha val="35000"/>
                                </a:srgbClr>
                              </a:outerShdw>
                            </a:effectLst>
                          </wps:spPr>
                          <wps:bodyPr/>
                        </wps:wsp>
                        <wps:wsp>
                          <wps:cNvPr id="230" name="直接箭头连接符 230"/>
                          <wps:cNvCnPr/>
                          <wps:spPr>
                            <a:xfrm flipV="1">
                              <a:off x="2162175" y="66675"/>
                              <a:ext cx="1038225" cy="1562100"/>
                            </a:xfrm>
                            <a:prstGeom prst="straightConnector1">
                              <a:avLst/>
                            </a:prstGeom>
                            <a:noFill/>
                            <a:ln w="38100" cap="flat" cmpd="sng" algn="ctr">
                              <a:solidFill>
                                <a:schemeClr val="bg2">
                                  <a:lumMod val="75000"/>
                                </a:schemeClr>
                              </a:solidFill>
                              <a:prstDash val="solid"/>
                              <a:tailEnd type="triangle"/>
                            </a:ln>
                            <a:effectLst>
                              <a:outerShdw blurRad="40000" dist="23000" dir="5400000" rotWithShape="0">
                                <a:srgbClr val="000000">
                                  <a:alpha val="35000"/>
                                </a:srgbClr>
                              </a:outerShdw>
                            </a:effectLst>
                          </wps:spPr>
                          <wps:bodyPr/>
                        </wps:wsp>
                        <wps:wsp>
                          <wps:cNvPr id="231" name="文本框 2"/>
                          <wps:cNvSpPr txBox="1">
                            <a:spLocks noChangeArrowheads="1"/>
                          </wps:cNvSpPr>
                          <wps:spPr bwMode="auto">
                            <a:xfrm>
                              <a:off x="0" y="1676400"/>
                              <a:ext cx="533400" cy="298450"/>
                            </a:xfrm>
                            <a:prstGeom prst="rect">
                              <a:avLst/>
                            </a:prstGeom>
                            <a:noFill/>
                            <a:ln w="9525">
                              <a:noFill/>
                              <a:miter lim="800000"/>
                            </a:ln>
                            <a:effectLst/>
                          </wps:spPr>
                          <wps:txbx>
                            <w:txbxContent>
                              <w:p w:rsidR="002C1673" w:rsidRDefault="002C1673" w:rsidP="00086DE3">
                                <w:r>
                                  <w:rPr>
                                    <w:rFonts w:hint="eastAsia"/>
                                  </w:rPr>
                                  <w:t>电桥</w:t>
                                </w:r>
                              </w:p>
                            </w:txbxContent>
                          </wps:txbx>
                          <wps:bodyPr rot="0" vert="horz" wrap="square" lIns="91440" tIns="45720" rIns="91440" bIns="45720" anchor="t" anchorCtr="0">
                            <a:spAutoFit/>
                          </wps:bodyPr>
                        </wps:wsp>
                        <wps:wsp>
                          <wps:cNvPr id="232" name="文本框 2"/>
                          <wps:cNvSpPr txBox="1">
                            <a:spLocks noChangeArrowheads="1"/>
                          </wps:cNvSpPr>
                          <wps:spPr bwMode="auto">
                            <a:xfrm>
                              <a:off x="1733550" y="1638300"/>
                              <a:ext cx="685800" cy="298450"/>
                            </a:xfrm>
                            <a:prstGeom prst="rect">
                              <a:avLst/>
                            </a:prstGeom>
                            <a:noFill/>
                            <a:ln w="9525">
                              <a:noFill/>
                              <a:miter lim="800000"/>
                            </a:ln>
                            <a:effectLst/>
                          </wps:spPr>
                          <wps:txbx>
                            <w:txbxContent>
                              <w:p w:rsidR="002C1673" w:rsidRDefault="002C1673" w:rsidP="00086DE3">
                                <w:r>
                                  <w:rPr>
                                    <w:rFonts w:hint="eastAsia"/>
                                  </w:rPr>
                                  <w:t>加热炉</w:t>
                                </w:r>
                              </w:p>
                            </w:txbxContent>
                          </wps:txbx>
                          <wps:bodyPr rot="0" vert="horz" wrap="square" lIns="91440" tIns="45720" rIns="91440" bIns="45720" anchor="t" anchorCtr="0">
                            <a:spAutoFit/>
                          </wps:bodyPr>
                        </wps:wsp>
                        <wps:wsp>
                          <wps:cNvPr id="233" name="文本框 2"/>
                          <wps:cNvSpPr txBox="1">
                            <a:spLocks noChangeArrowheads="1"/>
                          </wps:cNvSpPr>
                          <wps:spPr bwMode="auto">
                            <a:xfrm>
                              <a:off x="2590800" y="1619250"/>
                              <a:ext cx="971550" cy="298450"/>
                            </a:xfrm>
                            <a:prstGeom prst="rect">
                              <a:avLst/>
                            </a:prstGeom>
                            <a:noFill/>
                            <a:ln w="9525">
                              <a:noFill/>
                              <a:miter lim="800000"/>
                            </a:ln>
                            <a:effectLst/>
                          </wps:spPr>
                          <wps:txbx>
                            <w:txbxContent>
                              <w:p w:rsidR="002C1673" w:rsidRDefault="002C1673" w:rsidP="00086DE3">
                                <w:r>
                                  <w:rPr>
                                    <w:rFonts w:hint="eastAsia"/>
                                  </w:rPr>
                                  <w:t>温控仪</w:t>
                                </w:r>
                              </w:p>
                            </w:txbxContent>
                          </wps:txbx>
                          <wps:bodyPr rot="0" vert="horz" wrap="square" lIns="91440" tIns="45720" rIns="91440" bIns="45720" anchor="t" anchorCtr="0">
                            <a:spAutoFit/>
                          </wps:bodyPr>
                        </wps:wsp>
                        <wps:wsp>
                          <wps:cNvPr id="234" name="文本框 2"/>
                          <wps:cNvSpPr txBox="1">
                            <a:spLocks noChangeArrowheads="1"/>
                          </wps:cNvSpPr>
                          <wps:spPr bwMode="auto">
                            <a:xfrm>
                              <a:off x="3781425" y="1609725"/>
                              <a:ext cx="971550" cy="298450"/>
                            </a:xfrm>
                            <a:prstGeom prst="rect">
                              <a:avLst/>
                            </a:prstGeom>
                            <a:noFill/>
                            <a:ln w="9525">
                              <a:noFill/>
                              <a:miter lim="800000"/>
                            </a:ln>
                            <a:effectLst/>
                          </wps:spPr>
                          <wps:txbx>
                            <w:txbxContent>
                              <w:p w:rsidR="002C1673" w:rsidRDefault="002C1673" w:rsidP="00086DE3">
                                <w:r>
                                  <w:rPr>
                                    <w:rFonts w:hint="eastAsia"/>
                                  </w:rPr>
                                  <w:t>电位差计</w:t>
                                </w:r>
                              </w:p>
                            </w:txbxContent>
                          </wps:txbx>
                          <wps:bodyPr rot="0" vert="horz" wrap="square" lIns="91440" tIns="45720" rIns="91440" bIns="45720" anchor="t" anchorCtr="0">
                            <a:spAutoFit/>
                          </wps:bodyPr>
                        </wps:wsp>
                        <wps:wsp>
                          <wps:cNvPr id="235" name="直接箭头连接符 235"/>
                          <wps:cNvCnPr/>
                          <wps:spPr>
                            <a:xfrm flipV="1">
                              <a:off x="1095375" y="0"/>
                              <a:ext cx="1295400" cy="1609725"/>
                            </a:xfrm>
                            <a:prstGeom prst="straightConnector1">
                              <a:avLst/>
                            </a:prstGeom>
                            <a:noFill/>
                            <a:ln w="38100" cap="flat" cmpd="sng" algn="ctr">
                              <a:solidFill>
                                <a:schemeClr val="bg2">
                                  <a:lumMod val="75000"/>
                                </a:schemeClr>
                              </a:solidFill>
                              <a:prstDash val="solid"/>
                              <a:tailEnd type="triangle"/>
                            </a:ln>
                            <a:effectLst>
                              <a:outerShdw blurRad="40000" dist="23000" dir="5400000" rotWithShape="0">
                                <a:srgbClr val="000000">
                                  <a:alpha val="35000"/>
                                </a:srgbClr>
                              </a:outerShdw>
                            </a:effectLst>
                          </wps:spPr>
                          <wps:bodyPr/>
                        </wps:wsp>
                        <wps:wsp>
                          <wps:cNvPr id="236" name="文本框 2"/>
                          <wps:cNvSpPr txBox="1">
                            <a:spLocks noChangeArrowheads="1"/>
                          </wps:cNvSpPr>
                          <wps:spPr bwMode="auto">
                            <a:xfrm>
                              <a:off x="809625" y="1647825"/>
                              <a:ext cx="819150" cy="298450"/>
                            </a:xfrm>
                            <a:prstGeom prst="rect">
                              <a:avLst/>
                            </a:prstGeom>
                            <a:noFill/>
                            <a:ln w="9525">
                              <a:noFill/>
                              <a:miter lim="800000"/>
                            </a:ln>
                            <a:effectLst/>
                          </wps:spPr>
                          <wps:txbx>
                            <w:txbxContent>
                              <w:p w:rsidR="002C1673" w:rsidRDefault="002C1673" w:rsidP="00086DE3">
                                <w:r>
                                  <w:rPr>
                                    <w:rFonts w:hint="eastAsia"/>
                                  </w:rPr>
                                  <w:t>保温瓶</w:t>
                                </w:r>
                              </w:p>
                            </w:txbxContent>
                          </wps:txbx>
                          <wps:bodyPr rot="0" vert="horz" wrap="square" lIns="91440" tIns="45720" rIns="91440" bIns="45720" anchor="t" anchorCtr="0">
                            <a:spAutoFit/>
                          </wps:bodyPr>
                        </wps:wsp>
                      </wpg:grpSp>
                      <wps:wsp>
                        <wps:cNvPr id="237" name="文本框 2"/>
                        <wps:cNvSpPr txBox="1">
                          <a:spLocks noChangeArrowheads="1"/>
                        </wps:cNvSpPr>
                        <wps:spPr bwMode="auto">
                          <a:xfrm>
                            <a:off x="1533525" y="1990725"/>
                            <a:ext cx="2109470" cy="298450"/>
                          </a:xfrm>
                          <a:prstGeom prst="rect">
                            <a:avLst/>
                          </a:prstGeom>
                          <a:noFill/>
                          <a:ln w="9525">
                            <a:noFill/>
                            <a:miter lim="800000"/>
                          </a:ln>
                          <a:effectLst/>
                        </wps:spPr>
                        <wps:txbx>
                          <w:txbxContent>
                            <w:p w:rsidR="002C1673" w:rsidRPr="00086DE3" w:rsidRDefault="002C1673" w:rsidP="00086DE3">
                              <w:pPr>
                                <w:rPr>
                                  <w:color w:val="7F7F7F" w:themeColor="text1" w:themeTint="80"/>
                                </w:rPr>
                              </w:pPr>
                              <w:r w:rsidRPr="00086DE3">
                                <w:rPr>
                                  <w:rFonts w:hint="eastAsia"/>
                                  <w:color w:val="7F7F7F" w:themeColor="text1" w:themeTint="80"/>
                                </w:rPr>
                                <w:t>图</w:t>
                              </w:r>
                              <w:r w:rsidRPr="00086DE3">
                                <w:rPr>
                                  <w:color w:val="7F7F7F" w:themeColor="text1" w:themeTint="80"/>
                                </w:rPr>
                                <w:t>6</w:t>
                              </w:r>
                              <w:r w:rsidRPr="00086DE3">
                                <w:rPr>
                                  <w:rFonts w:hint="eastAsia"/>
                                  <w:color w:val="7F7F7F" w:themeColor="text1" w:themeTint="80"/>
                                </w:rPr>
                                <w:t>：温度测量装置实物图</w:t>
                              </w:r>
                            </w:p>
                          </w:txbxContent>
                        </wps:txbx>
                        <wps:bodyPr rot="0" vert="horz" wrap="square" lIns="91440" tIns="45720" rIns="91440" bIns="45720" anchor="t" anchorCtr="0">
                          <a:spAutoFit/>
                        </wps:bodyPr>
                      </wps:wsp>
                    </wpg:wgp>
                  </a:graphicData>
                </a:graphic>
                <wp14:sizeRelH relativeFrom="page">
                  <wp14:pctWidth>0</wp14:pctWidth>
                </wp14:sizeRelH>
                <wp14:sizeRelV relativeFrom="page">
                  <wp14:pctHeight>0</wp14:pctHeight>
                </wp14:sizeRelV>
              </wp:anchor>
            </w:drawing>
          </mc:Choice>
          <mc:Fallback>
            <w:pict>
              <v:group w14:anchorId="1D6AFE60" id="组合 225" o:spid="_x0000_s1061" style="position:absolute;left:0;text-align:left;margin-left:32.85pt;margin-top:122.85pt;width:374.25pt;height:177.85pt;z-index:251654656;mso-position-horizontal-relative:text;mso-position-vertical-relative:text" coordsize="47529,22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">
                <v:group id="组合 226" o:spid="_x0000_s1062" style="position:absolute;width:47529;height:19748" coordsize="47529,1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shapetype id="_x0000_t32" coordsize="21600,21600" o:spt="32" o:oned="t" path="m,l21600,21600e" filled="f">
                    <v:path arrowok="t" fillok="f" o:connecttype="none"/>
                    <o:lock v:ext="edit" shapetype="t"/>
                  </v:shapetype>
                  <v:shape id="直接箭头连接符 227" o:spid="_x0000_s1063" type="#_x0000_t32" style="position:absolute;left:29051;top:7143;width:4953;height:90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" strokecolor="#aeaaaa [2414]" strokeweight="3pt">
                    <v:stroke endarrow="block"/>
                    <v:shadow on="t" color="black" opacity="22937f" origin=",.5" offset="0,.63889mm"/>
                  </v:shape>
                  <v:shape id="直接箭头连接符 228" o:spid="_x0000_s1064" type="#_x0000_t32" style="position:absolute;left:42005;top:3333;width:3429;height:129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" strokecolor="#aeaaaa [2414]" strokeweight="3pt">
                    <v:stroke endarrow="block"/>
                    <v:shadow on="t" color="black" opacity="22937f" origin=",.5" offset="0,.63889mm"/>
                  </v:shape>
                  <v:shape id="直接箭头连接符 229" o:spid="_x0000_s1065" type="#_x0000_t32" style="position:absolute;left:2667;top:8953;width:6477;height:77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" strokecolor="#aeaaaa [2414]" strokeweight="3pt">
                    <v:stroke endarrow="block"/>
                    <v:shadow on="t" color="black" opacity="22937f" origin=",.5" offset="0,.63889mm"/>
                  </v:shape>
                  <v:shape id="直接箭头连接符 230" o:spid="_x0000_s1066" type="#_x0000_t32" style="position:absolute;left:21621;top:666;width:10383;height:156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" strokecolor="#aeaaaa [2414]" strokeweight="3pt">
                    <v:stroke endarrow="block"/>
                    <v:shadow on="t" color="black" opacity="22937f" origin=",.5" offset="0,.63889mm"/>
                  </v:shape>
                  <v:shape id="_x0000_s1067" type="#_x0000_t202" style="position:absolute;top:16764;width:533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" filled="f" stroked="f">
                    <v:textbox style="mso-fit-shape-to-text:t">
                      <w:txbxContent>
                        <w:p w:rsidR="002C1673" w:rsidRDefault="002C1673" w:rsidP="00086DE3">
                          <w:r>
                            <w:rPr>
                              <w:rFonts w:hint="eastAsia"/>
                            </w:rPr>
                            <w:t>电桥</w:t>
                          </w:r>
                        </w:p>
                      </w:txbxContent>
                    </v:textbox>
                  </v:shape>
                  <v:shape id="_x0000_s1068" type="#_x0000_t202" style="position:absolute;left:17335;top:16383;width:685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" filled="f" stroked="f">
                    <v:textbox style="mso-fit-shape-to-text:t">
                      <w:txbxContent>
                        <w:p w:rsidR="002C1673" w:rsidRDefault="002C1673" w:rsidP="00086DE3">
                          <w:r>
                            <w:rPr>
                              <w:rFonts w:hint="eastAsia"/>
                            </w:rPr>
                            <w:t>加热炉</w:t>
                          </w:r>
                        </w:p>
                      </w:txbxContent>
                    </v:textbox>
                  </v:shape>
                  <v:shape id="_x0000_s1069" type="#_x0000_t202" style="position:absolute;left:25908;top:16192;width:9715;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" filled="f" stroked="f">
                    <v:textbox style="mso-fit-shape-to-text:t">
                      <w:txbxContent>
                        <w:p w:rsidR="002C1673" w:rsidRDefault="002C1673" w:rsidP="00086DE3">
                          <w:r>
                            <w:rPr>
                              <w:rFonts w:hint="eastAsia"/>
                            </w:rPr>
                            <w:t>温控仪</w:t>
                          </w:r>
                        </w:p>
                      </w:txbxContent>
                    </v:textbox>
                  </v:shape>
                  <v:shape id="_x0000_s1070" type="#_x0000_t202" style="position:absolute;left:37814;top:16097;width:971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" filled="f" stroked="f">
                    <v:textbox style="mso-fit-shape-to-text:t">
                      <w:txbxContent>
                        <w:p w:rsidR="002C1673" w:rsidRDefault="002C1673" w:rsidP="00086DE3">
                          <w:r>
                            <w:rPr>
                              <w:rFonts w:hint="eastAsia"/>
                            </w:rPr>
                            <w:t>电位差计</w:t>
                          </w:r>
                        </w:p>
                      </w:txbxContent>
                    </v:textbox>
                  </v:shape>
                  <v:shape id="直接箭头连接符 235" o:spid="_x0000_s1071" type="#_x0000_t32" style="position:absolute;left:10953;width:12954;height:160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" strokecolor="#aeaaaa [2414]" strokeweight="3pt">
                    <v:stroke endarrow="block"/>
                    <v:shadow on="t" color="black" opacity="22937f" origin=",.5" offset="0,.63889mm"/>
                  </v:shape>
                  <v:shape id="_x0000_s1072" type="#_x0000_t202" style="position:absolute;left:8096;top:16478;width:8191;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" filled="f" stroked="f">
                    <v:textbox style="mso-fit-shape-to-text:t">
                      <w:txbxContent>
                        <w:p w:rsidR="002C1673" w:rsidRDefault="002C1673" w:rsidP="00086DE3">
                          <w:r>
                            <w:rPr>
                              <w:rFonts w:hint="eastAsia"/>
                            </w:rPr>
                            <w:t>保温瓶</w:t>
                          </w:r>
                        </w:p>
                      </w:txbxContent>
                    </v:textbox>
                  </v:shape>
                </v:group>
                <v:shape id="_x0000_s1073" type="#_x0000_t202" style="position:absolute;left:15335;top:19907;width:2109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" filled="f" stroked="f">
                  <v:textbox style="mso-fit-shape-to-text:t">
                    <w:txbxContent>
                      <w:p w:rsidR="002C1673" w:rsidRPr="00086DE3" w:rsidRDefault="002C1673" w:rsidP="00086DE3">
                        <w:pPr>
                          <w:rPr>
                            <w:color w:val="7F7F7F" w:themeColor="text1" w:themeTint="80"/>
                          </w:rPr>
                        </w:pPr>
                        <w:r w:rsidRPr="00086DE3">
                          <w:rPr>
                            <w:rFonts w:hint="eastAsia"/>
                            <w:color w:val="7F7F7F" w:themeColor="text1" w:themeTint="80"/>
                          </w:rPr>
                          <w:t>图</w:t>
                        </w:r>
                        <w:r w:rsidRPr="00086DE3">
                          <w:rPr>
                            <w:color w:val="7F7F7F" w:themeColor="text1" w:themeTint="80"/>
                          </w:rPr>
                          <w:t>6</w:t>
                        </w:r>
                        <w:r w:rsidRPr="00086DE3">
                          <w:rPr>
                            <w:rFonts w:hint="eastAsia"/>
                            <w:color w:val="7F7F7F" w:themeColor="text1" w:themeTint="80"/>
                          </w:rPr>
                          <w:t>：温度测量装置实物图</w:t>
                        </w:r>
                      </w:p>
                    </w:txbxContent>
                  </v:textbox>
                </v:shape>
              </v:group>
            </w:pict>
          </mc:Fallback>
        </mc:AlternateContent>
      </w:r>
      <w:r>
        <w:rPr>
          <w:noProof/>
          <w:szCs w:val="21"/>
        </w:rPr>
        <w:drawing>
          <wp:inline distT="0" distB="0" distL="0" distR="0" wp14:anchorId="15742F90" wp14:editId="25516B59">
            <wp:extent cx="5280660" cy="2834640"/>
            <wp:effectExtent l="0" t="0" r="0" b="3810"/>
            <wp:docPr id="266" name="图片 266" descr="215518229657438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215518229657438154"/>
                    <pic:cNvPicPr>
                      <a:picLocks noChangeAspect="1" noChangeArrowheads="1"/>
                    </pic:cNvPicPr>
                  </pic:nvPicPr>
                  <pic:blipFill>
                    <a:blip r:embed="rId38" cstate="print">
                      <a:extLst>
                        <a:ext uri="{28A0092B-C50C-407E-A947-70E740481C1C}">
                          <a14:useLocalDpi xmlns:a14="http://schemas.microsoft.com/office/drawing/2010/main" val="0"/>
                        </a:ext>
                      </a:extLst>
                    </a:blip>
                    <a:srcRect b="27328"/>
                    <a:stretch>
                      <a:fillRect/>
                    </a:stretch>
                  </pic:blipFill>
                  <pic:spPr bwMode="auto">
                    <a:xfrm>
                      <a:off x="0" y="0"/>
                      <a:ext cx="5280660" cy="2834640"/>
                    </a:xfrm>
                    <a:prstGeom prst="rect">
                      <a:avLst/>
                    </a:prstGeom>
                    <a:noFill/>
                    <a:ln>
                      <a:noFill/>
                    </a:ln>
                  </pic:spPr>
                </pic:pic>
              </a:graphicData>
            </a:graphic>
          </wp:inline>
        </w:drawing>
      </w:r>
    </w:p>
    <w:p w:rsidR="00086DE3" w:rsidRDefault="00086DE3" w:rsidP="00086DE3">
      <w:pPr>
        <w:widowControl/>
        <w:spacing w:line="360" w:lineRule="auto"/>
        <w:ind w:firstLineChars="200" w:firstLine="420"/>
        <w:jc w:val="left"/>
        <w:rPr>
          <w:szCs w:val="21"/>
        </w:rPr>
      </w:pPr>
    </w:p>
    <w:p w:rsidR="00086DE3" w:rsidRDefault="00086DE3" w:rsidP="00086DE3">
      <w:pPr>
        <w:widowControl/>
        <w:spacing w:line="360" w:lineRule="auto"/>
        <w:ind w:firstLineChars="200" w:firstLine="420"/>
        <w:jc w:val="left"/>
        <w:rPr>
          <w:szCs w:val="21"/>
        </w:rPr>
      </w:pPr>
    </w:p>
    <w:p w:rsidR="00086DE3" w:rsidRDefault="00086DE3" w:rsidP="00086DE3">
      <w:pPr>
        <w:widowControl/>
        <w:spacing w:line="360" w:lineRule="auto"/>
        <w:ind w:firstLineChars="200" w:firstLine="420"/>
        <w:jc w:val="left"/>
        <w:rPr>
          <w:szCs w:val="21"/>
        </w:rPr>
      </w:pPr>
    </w:p>
    <w:p w:rsidR="00086DE3" w:rsidRDefault="00086DE3" w:rsidP="00086DE3">
      <w:pPr>
        <w:widowControl/>
        <w:spacing w:beforeLines="50" w:before="156" w:afterLines="50" w:after="156" w:line="360" w:lineRule="auto"/>
        <w:jc w:val="left"/>
        <w:rPr>
          <w:b/>
          <w:szCs w:val="21"/>
        </w:rPr>
      </w:pPr>
      <w:r>
        <w:rPr>
          <w:b/>
          <w:szCs w:val="21"/>
        </w:rPr>
        <w:lastRenderedPageBreak/>
        <w:t>1. DHT-2</w:t>
      </w:r>
      <w:r>
        <w:rPr>
          <w:rFonts w:hint="eastAsia"/>
          <w:b/>
          <w:szCs w:val="21"/>
        </w:rPr>
        <w:t>热学实验装置温控仪</w:t>
      </w:r>
    </w:p>
    <w:p w:rsidR="00086DE3" w:rsidRDefault="00086DE3" w:rsidP="00086DE3">
      <w:pPr>
        <w:widowControl/>
        <w:spacing w:line="360" w:lineRule="auto"/>
        <w:ind w:firstLineChars="200" w:firstLine="420"/>
        <w:jc w:val="left"/>
        <w:rPr>
          <w:szCs w:val="21"/>
        </w:rPr>
      </w:pPr>
      <w:r>
        <w:rPr>
          <w:noProof/>
        </w:rPr>
        <w:drawing>
          <wp:anchor distT="0" distB="0" distL="114300" distR="114300" simplePos="0" relativeHeight="251658752" behindDoc="0" locked="0" layoutInCell="1" allowOverlap="1" wp14:anchorId="3F900C79">
            <wp:simplePos x="0" y="0"/>
            <wp:positionH relativeFrom="margin">
              <wp:align>center</wp:align>
            </wp:positionH>
            <wp:positionV relativeFrom="paragraph">
              <wp:posOffset>358140</wp:posOffset>
            </wp:positionV>
            <wp:extent cx="5000625" cy="2808605"/>
            <wp:effectExtent l="0" t="0" r="9525" b="0"/>
            <wp:wrapTopAndBottom/>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00625" cy="2808605"/>
                    </a:xfrm>
                    <a:prstGeom prst="rect">
                      <a:avLst/>
                    </a:prstGeom>
                    <a:noFill/>
                  </pic:spPr>
                </pic:pic>
              </a:graphicData>
            </a:graphic>
          </wp:anchor>
        </w:drawing>
      </w:r>
      <w:r>
        <w:rPr>
          <w:rFonts w:hint="eastAsia"/>
          <w:szCs w:val="21"/>
        </w:rPr>
        <w:t>控温仪前面板如图</w:t>
      </w:r>
      <w:r>
        <w:rPr>
          <w:szCs w:val="21"/>
        </w:rPr>
        <w:t>7</w:t>
      </w:r>
      <w:r>
        <w:rPr>
          <w:rFonts w:hint="eastAsia"/>
          <w:szCs w:val="21"/>
        </w:rPr>
        <w:t>所示。</w:t>
      </w:r>
    </w:p>
    <w:p w:rsidR="00086DE3" w:rsidRPr="00086DE3" w:rsidRDefault="00086DE3" w:rsidP="00086DE3">
      <w:pPr>
        <w:widowControl/>
        <w:spacing w:line="360" w:lineRule="auto"/>
        <w:ind w:firstLineChars="200" w:firstLine="420"/>
        <w:jc w:val="center"/>
        <w:rPr>
          <w:color w:val="7F7F7F" w:themeColor="text1" w:themeTint="80"/>
        </w:rPr>
      </w:pPr>
      <w:r w:rsidRPr="00086DE3">
        <w:rPr>
          <w:rFonts w:hint="eastAsia"/>
          <w:color w:val="7F7F7F" w:themeColor="text1" w:themeTint="80"/>
        </w:rPr>
        <w:t>图</w:t>
      </w:r>
      <w:r w:rsidRPr="00086DE3">
        <w:rPr>
          <w:color w:val="7F7F7F" w:themeColor="text1" w:themeTint="80"/>
        </w:rPr>
        <w:t>7</w:t>
      </w:r>
      <w:r w:rsidRPr="00086DE3">
        <w:rPr>
          <w:rFonts w:hint="eastAsia"/>
          <w:color w:val="7F7F7F" w:themeColor="text1" w:themeTint="80"/>
        </w:rPr>
        <w:t>：温控仪前面板</w:t>
      </w:r>
    </w:p>
    <w:p w:rsidR="00086DE3" w:rsidRDefault="00086DE3" w:rsidP="00086DE3">
      <w:pPr>
        <w:widowControl/>
        <w:spacing w:line="360" w:lineRule="auto"/>
        <w:ind w:firstLineChars="200" w:firstLine="420"/>
        <w:jc w:val="left"/>
        <w:rPr>
          <w:szCs w:val="21"/>
        </w:rPr>
      </w:pPr>
      <w:r>
        <w:rPr>
          <w:rFonts w:hint="eastAsia"/>
          <w:szCs w:val="21"/>
        </w:rPr>
        <w:t>使用时依次将“信号输入”、“风扇电压”、“加热电流”依次与上面的加热炉上面的接口相连，然后插好电源线，打开电源开关。</w:t>
      </w:r>
    </w:p>
    <w:p w:rsidR="00086DE3" w:rsidRDefault="00086DE3" w:rsidP="00086DE3">
      <w:pPr>
        <w:widowControl/>
        <w:spacing w:line="360" w:lineRule="auto"/>
        <w:ind w:firstLineChars="200" w:firstLine="420"/>
        <w:jc w:val="left"/>
        <w:rPr>
          <w:szCs w:val="21"/>
        </w:rPr>
      </w:pPr>
      <w:r>
        <w:rPr>
          <w:rFonts w:hint="eastAsia"/>
          <w:szCs w:val="21"/>
        </w:rPr>
        <w:t>按设定键（</w:t>
      </w:r>
      <w:r>
        <w:rPr>
          <w:szCs w:val="21"/>
        </w:rPr>
        <w:t>S</w:t>
      </w:r>
      <w:r>
        <w:rPr>
          <w:rFonts w:hint="eastAsia"/>
          <w:szCs w:val="21"/>
        </w:rPr>
        <w:t>）选择温度的位数，按上下键加减数值，不按设定键（</w:t>
      </w:r>
      <w:r>
        <w:rPr>
          <w:szCs w:val="21"/>
        </w:rPr>
        <w:t>S</w:t>
      </w:r>
      <w:r>
        <w:rPr>
          <w:rFonts w:hint="eastAsia"/>
          <w:szCs w:val="21"/>
        </w:rPr>
        <w:t>）</w:t>
      </w:r>
      <w:r>
        <w:rPr>
          <w:szCs w:val="21"/>
        </w:rPr>
        <w:t>8</w:t>
      </w:r>
      <w:r>
        <w:rPr>
          <w:rFonts w:hint="eastAsia"/>
          <w:szCs w:val="21"/>
        </w:rPr>
        <w:t>秒，自动停止闪烁并返回至正常显示设定值。设定好加热温度后，将面板上的加热电流开关打开，加热炉座上的电风扇的电源开关关断。设定的温度低于</w:t>
      </w:r>
      <w:r>
        <w:rPr>
          <w:szCs w:val="21"/>
        </w:rPr>
        <w:t>60</w:t>
      </w:r>
      <w:r>
        <w:rPr>
          <w:rFonts w:hint="eastAsia"/>
          <w:szCs w:val="21"/>
        </w:rPr>
        <w:t>℃时，加热电流最好小于</w:t>
      </w:r>
      <w:r>
        <w:rPr>
          <w:szCs w:val="21"/>
        </w:rPr>
        <w:t>1A</w:t>
      </w:r>
      <w:r>
        <w:rPr>
          <w:rFonts w:hint="eastAsia"/>
          <w:szCs w:val="21"/>
        </w:rPr>
        <w:t>，设定的温度高于</w:t>
      </w:r>
      <w:r>
        <w:rPr>
          <w:szCs w:val="21"/>
        </w:rPr>
        <w:t>100</w:t>
      </w:r>
      <w:r>
        <w:rPr>
          <w:rFonts w:hint="eastAsia"/>
          <w:szCs w:val="21"/>
        </w:rPr>
        <w:t>℃时，加热电流最好调到最大。</w:t>
      </w:r>
    </w:p>
    <w:p w:rsidR="00086DE3" w:rsidRDefault="00086DE3" w:rsidP="00086DE3">
      <w:pPr>
        <w:widowControl/>
        <w:spacing w:line="360" w:lineRule="auto"/>
        <w:ind w:firstLineChars="200" w:firstLine="420"/>
        <w:jc w:val="left"/>
        <w:rPr>
          <w:szCs w:val="21"/>
        </w:rPr>
      </w:pPr>
      <w:r>
        <w:rPr>
          <w:rFonts w:hint="eastAsia"/>
          <w:szCs w:val="21"/>
        </w:rPr>
        <w:t>实验做完，或者需要降温时，首先设置所需温度，将加热炉的支撑杆向上抬升，打开风扇，待温度降至室温或者设定值时，关闭风扇，降下支撑杆。</w:t>
      </w:r>
    </w:p>
    <w:p w:rsidR="00086DE3" w:rsidRDefault="00086DE3" w:rsidP="00086DE3">
      <w:pPr>
        <w:widowControl/>
        <w:spacing w:beforeLines="50" w:before="156" w:afterLines="50" w:after="156" w:line="360" w:lineRule="auto"/>
        <w:jc w:val="left"/>
        <w:rPr>
          <w:b/>
          <w:szCs w:val="21"/>
        </w:rPr>
      </w:pPr>
      <w:r>
        <w:rPr>
          <w:b/>
          <w:noProof/>
          <w:szCs w:val="21"/>
        </w:rPr>
        <mc:AlternateContent>
          <mc:Choice Requires="wpg">
            <w:drawing>
              <wp:anchor distT="0" distB="0" distL="114300" distR="114300" simplePos="0" relativeHeight="251656704" behindDoc="0" locked="0" layoutInCell="1" allowOverlap="1" wp14:anchorId="27ED1C56" wp14:editId="4E64E81B">
                <wp:simplePos x="0" y="0"/>
                <wp:positionH relativeFrom="column">
                  <wp:posOffset>4331970</wp:posOffset>
                </wp:positionH>
                <wp:positionV relativeFrom="paragraph">
                  <wp:posOffset>278130</wp:posOffset>
                </wp:positionV>
                <wp:extent cx="2400300" cy="2553970"/>
                <wp:effectExtent l="0" t="0" r="0" b="0"/>
                <wp:wrapSquare wrapText="bothSides"/>
                <wp:docPr id="239" name="组合 239"/>
                <wp:cNvGraphicFramePr/>
                <a:graphic xmlns:a="http://schemas.openxmlformats.org/drawingml/2006/main">
                  <a:graphicData uri="http://schemas.microsoft.com/office/word/2010/wordprocessingGroup">
                    <wpg:wgp>
                      <wpg:cNvGrpSpPr/>
                      <wpg:grpSpPr>
                        <a:xfrm>
                          <a:off x="0" y="0"/>
                          <a:ext cx="2400300" cy="2553970"/>
                          <a:chOff x="0" y="0"/>
                          <a:chExt cx="2400300" cy="2553970"/>
                        </a:xfrm>
                      </wpg:grpSpPr>
                      <pic:pic xmlns:pic="http://schemas.openxmlformats.org/drawingml/2006/picture">
                        <pic:nvPicPr>
                          <pic:cNvPr id="240" name="图片 240" descr="图01副本"/>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00300" cy="2278380"/>
                          </a:xfrm>
                          <a:prstGeom prst="rect">
                            <a:avLst/>
                          </a:prstGeom>
                          <a:noFill/>
                          <a:ln>
                            <a:noFill/>
                          </a:ln>
                        </pic:spPr>
                      </pic:pic>
                      <wps:wsp>
                        <wps:cNvPr id="241" name="文本框 2"/>
                        <wps:cNvSpPr txBox="1">
                          <a:spLocks noChangeArrowheads="1"/>
                        </wps:cNvSpPr>
                        <wps:spPr bwMode="auto">
                          <a:xfrm>
                            <a:off x="175260" y="2156460"/>
                            <a:ext cx="1965960" cy="397510"/>
                          </a:xfrm>
                          <a:prstGeom prst="rect">
                            <a:avLst/>
                          </a:prstGeom>
                          <a:noFill/>
                          <a:ln w="9525">
                            <a:noFill/>
                            <a:miter lim="800000"/>
                            <a:headEnd/>
                            <a:tailEnd/>
                          </a:ln>
                        </wps:spPr>
                        <wps:txbx>
                          <w:txbxContent>
                            <w:p w:rsidR="002C1673" w:rsidRPr="004E3AAD" w:rsidRDefault="002C1673" w:rsidP="00086DE3">
                              <w:pPr>
                                <w:widowControl/>
                                <w:spacing w:line="360" w:lineRule="auto"/>
                                <w:rPr>
                                  <w:color w:val="7F7F7F" w:themeColor="text1" w:themeTint="80"/>
                                  <w:szCs w:val="21"/>
                                </w:rPr>
                              </w:pPr>
                              <w:r w:rsidRPr="004E3AAD">
                                <w:rPr>
                                  <w:rFonts w:hint="eastAsia"/>
                                  <w:color w:val="7F7F7F" w:themeColor="text1" w:themeTint="80"/>
                                  <w:szCs w:val="21"/>
                                </w:rPr>
                                <w:t>图</w:t>
                              </w:r>
                              <w:r w:rsidRPr="004E3AAD">
                                <w:rPr>
                                  <w:color w:val="7F7F7F" w:themeColor="text1" w:themeTint="80"/>
                                  <w:szCs w:val="21"/>
                                </w:rPr>
                                <w:t>8</w:t>
                              </w:r>
                              <w:r w:rsidRPr="004E3AAD">
                                <w:rPr>
                                  <w:rFonts w:hint="eastAsia"/>
                                  <w:color w:val="7F7F7F" w:themeColor="text1" w:themeTint="80"/>
                                  <w:szCs w:val="21"/>
                                </w:rPr>
                                <w:t>：电位差计补偿法电路图</w:t>
                              </w:r>
                            </w:p>
                          </w:txbxContent>
                        </wps:txbx>
                        <wps:bodyPr rot="0" vert="horz" wrap="square" lIns="91440" tIns="45720" rIns="91440" bIns="45720" anchor="t" anchorCtr="0">
                          <a:spAutoFit/>
                        </wps:bodyPr>
                      </wps:wsp>
                    </wpg:wgp>
                  </a:graphicData>
                </a:graphic>
              </wp:anchor>
            </w:drawing>
          </mc:Choice>
          <mc:Fallback>
            <w:pict>
              <v:group w14:anchorId="27ED1C56" id="组合 239" o:spid="_x0000_s1074" style="position:absolute;margin-left:341.1pt;margin-top:21.9pt;width:189pt;height:201.1pt;z-index:251656704;mso-position-horizontal-relative:text;mso-position-vertical-relative:text" coordsize="24003,255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">
                <v:shape id="图片 240" o:spid="_x0000_s1075" type="#_x0000_t75" alt="图01副本" style="position:absolute;width:24003;height:22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">
                  <v:imagedata r:id="rId41" o:title="图01副本"/>
                </v:shape>
                <v:shape id="_x0000_s1076" type="#_x0000_t202" style="position:absolute;left:1752;top:21564;width:19660;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" filled="f" stroked="f">
                  <v:textbox style="mso-fit-shape-to-text:t">
                    <w:txbxContent>
                      <w:p w:rsidR="002C1673" w:rsidRPr="004E3AAD" w:rsidRDefault="002C1673" w:rsidP="00086DE3">
                        <w:pPr>
                          <w:widowControl/>
                          <w:spacing w:line="360" w:lineRule="auto"/>
                          <w:rPr>
                            <w:color w:val="7F7F7F" w:themeColor="text1" w:themeTint="80"/>
                            <w:szCs w:val="21"/>
                          </w:rPr>
                        </w:pPr>
                        <w:r w:rsidRPr="004E3AAD">
                          <w:rPr>
                            <w:rFonts w:hint="eastAsia"/>
                            <w:color w:val="7F7F7F" w:themeColor="text1" w:themeTint="80"/>
                            <w:szCs w:val="21"/>
                          </w:rPr>
                          <w:t>图</w:t>
                        </w:r>
                        <w:r w:rsidRPr="004E3AAD">
                          <w:rPr>
                            <w:color w:val="7F7F7F" w:themeColor="text1" w:themeTint="80"/>
                            <w:szCs w:val="21"/>
                          </w:rPr>
                          <w:t>8</w:t>
                        </w:r>
                        <w:r w:rsidRPr="004E3AAD">
                          <w:rPr>
                            <w:rFonts w:hint="eastAsia"/>
                            <w:color w:val="7F7F7F" w:themeColor="text1" w:themeTint="80"/>
                            <w:szCs w:val="21"/>
                          </w:rPr>
                          <w:t>：电位差计补偿法电路图</w:t>
                        </w:r>
                      </w:p>
                    </w:txbxContent>
                  </v:textbox>
                </v:shape>
                <w10:wrap type="square"/>
              </v:group>
            </w:pict>
          </mc:Fallback>
        </mc:AlternateContent>
      </w:r>
      <w:r>
        <w:rPr>
          <w:b/>
          <w:szCs w:val="21"/>
        </w:rPr>
        <w:t>2</w:t>
      </w:r>
      <w:r>
        <w:rPr>
          <w:rFonts w:hint="eastAsia"/>
          <w:b/>
          <w:szCs w:val="21"/>
        </w:rPr>
        <w:t>、</w:t>
      </w:r>
      <w:r>
        <w:rPr>
          <w:b/>
          <w:szCs w:val="21"/>
        </w:rPr>
        <w:t>UJ36a</w:t>
      </w:r>
      <w:r>
        <w:rPr>
          <w:rFonts w:hint="eastAsia"/>
          <w:b/>
          <w:szCs w:val="21"/>
        </w:rPr>
        <w:t>型携带式直流电位差计</w:t>
      </w:r>
    </w:p>
    <w:p w:rsidR="00086DE3" w:rsidRDefault="00086DE3" w:rsidP="00086DE3">
      <w:pPr>
        <w:widowControl/>
        <w:spacing w:line="360" w:lineRule="auto"/>
        <w:ind w:firstLineChars="200" w:firstLine="420"/>
        <w:jc w:val="left"/>
        <w:rPr>
          <w:szCs w:val="21"/>
        </w:rPr>
      </w:pPr>
      <w:r>
        <w:rPr>
          <w:szCs w:val="21"/>
        </w:rPr>
        <w:t>UJ36a</w:t>
      </w:r>
      <w:r>
        <w:rPr>
          <w:rFonts w:hint="eastAsia"/>
          <w:szCs w:val="21"/>
        </w:rPr>
        <w:t>型携带式直流电位差计，可以在实验室、车间现场和野外工作，能很方便地以补偿法原理，测量直流电压</w:t>
      </w:r>
      <w:r>
        <w:rPr>
          <w:szCs w:val="21"/>
        </w:rPr>
        <w:t>(</w:t>
      </w:r>
      <w:r>
        <w:rPr>
          <w:rFonts w:hint="eastAsia"/>
          <w:szCs w:val="21"/>
        </w:rPr>
        <w:t>或电动势</w:t>
      </w:r>
      <w:r>
        <w:rPr>
          <w:szCs w:val="21"/>
        </w:rPr>
        <w:t>)</w:t>
      </w:r>
      <w:r>
        <w:rPr>
          <w:rFonts w:hint="eastAsia"/>
          <w:szCs w:val="21"/>
        </w:rPr>
        <w:t>和对各种直流毫伏表及电子电位差计进行刻度校正。仪器另一主要用途，是配合各种测量温度的热电偶，能快速而准确地检测温度。补偿法的电路图如图</w:t>
      </w:r>
      <w:r>
        <w:rPr>
          <w:szCs w:val="21"/>
        </w:rPr>
        <w:t>8</w:t>
      </w:r>
      <w:r>
        <w:rPr>
          <w:rFonts w:hint="eastAsia"/>
          <w:szCs w:val="21"/>
        </w:rPr>
        <w:t>所示。</w:t>
      </w:r>
    </w:p>
    <w:p w:rsidR="00086DE3" w:rsidRDefault="00086DE3" w:rsidP="00086DE3">
      <w:pPr>
        <w:spacing w:line="300" w:lineRule="auto"/>
        <w:ind w:firstLineChars="200" w:firstLine="420"/>
        <w:rPr>
          <w:rFonts w:ascii="楷体" w:eastAsia="楷体" w:hAnsi="楷体"/>
          <w:szCs w:val="21"/>
        </w:rPr>
      </w:pPr>
      <w:r>
        <w:rPr>
          <w:rFonts w:ascii="楷体" w:eastAsia="楷体" w:hAnsi="楷体" w:hint="eastAsia"/>
          <w:szCs w:val="21"/>
        </w:rPr>
        <w:t>E—工作电源                          EN—标准电池的电动势</w:t>
      </w:r>
    </w:p>
    <w:p w:rsidR="00086DE3" w:rsidRDefault="00086DE3" w:rsidP="00086DE3">
      <w:pPr>
        <w:spacing w:line="300" w:lineRule="auto"/>
        <w:ind w:firstLineChars="200" w:firstLine="420"/>
        <w:rPr>
          <w:rFonts w:ascii="楷体" w:eastAsia="楷体" w:hAnsi="楷体"/>
          <w:szCs w:val="21"/>
        </w:rPr>
      </w:pPr>
      <w:r>
        <w:rPr>
          <w:rFonts w:ascii="楷体" w:eastAsia="楷体" w:hAnsi="楷体" w:hint="eastAsia"/>
          <w:szCs w:val="21"/>
        </w:rPr>
        <w:t>Ex—被测电动势(或电压)                G —检流计</w:t>
      </w:r>
    </w:p>
    <w:p w:rsidR="00086DE3" w:rsidRDefault="00086DE3" w:rsidP="00086DE3">
      <w:pPr>
        <w:spacing w:line="300" w:lineRule="auto"/>
        <w:ind w:firstLineChars="200" w:firstLine="420"/>
        <w:rPr>
          <w:rFonts w:ascii="楷体" w:eastAsia="楷体" w:hAnsi="楷体"/>
          <w:szCs w:val="21"/>
        </w:rPr>
      </w:pPr>
      <w:proofErr w:type="spellStart"/>
      <w:r>
        <w:rPr>
          <w:rFonts w:ascii="楷体" w:eastAsia="楷体" w:hAnsi="楷体" w:hint="eastAsia"/>
          <w:szCs w:val="21"/>
        </w:rPr>
        <w:t>Rp</w:t>
      </w:r>
      <w:proofErr w:type="spellEnd"/>
      <w:r>
        <w:rPr>
          <w:rFonts w:ascii="楷体" w:eastAsia="楷体" w:hAnsi="楷体" w:hint="eastAsia"/>
          <w:szCs w:val="21"/>
        </w:rPr>
        <w:t>—工作电流调节电阻                 R—被测量电动势的补偿电阻</w:t>
      </w:r>
    </w:p>
    <w:p w:rsidR="00086DE3" w:rsidRDefault="00086DE3" w:rsidP="00086DE3">
      <w:pPr>
        <w:spacing w:line="300" w:lineRule="auto"/>
        <w:ind w:firstLineChars="200" w:firstLine="420"/>
        <w:rPr>
          <w:rFonts w:ascii="楷体" w:eastAsia="楷体" w:hAnsi="楷体"/>
          <w:szCs w:val="21"/>
        </w:rPr>
      </w:pPr>
      <w:r>
        <w:rPr>
          <w:rFonts w:ascii="楷体" w:eastAsia="楷体" w:hAnsi="楷体" w:hint="eastAsia"/>
          <w:szCs w:val="21"/>
        </w:rPr>
        <w:lastRenderedPageBreak/>
        <w:t>RN—标准电池电动势补偿电阻           K—转换开关</w:t>
      </w:r>
    </w:p>
    <w:p w:rsidR="00086DE3" w:rsidRDefault="00086DE3" w:rsidP="00086DE3">
      <w:pPr>
        <w:spacing w:line="300" w:lineRule="auto"/>
        <w:ind w:firstLineChars="200" w:firstLine="420"/>
        <w:rPr>
          <w:rFonts w:ascii="宋体" w:hAnsi="宋体"/>
          <w:szCs w:val="21"/>
        </w:rPr>
      </w:pPr>
      <w:r>
        <w:rPr>
          <w:rFonts w:ascii="宋体" w:hAnsi="宋体" w:hint="eastAsia"/>
          <w:szCs w:val="21"/>
        </w:rPr>
        <w:t>将K扳向标准位置，调节</w:t>
      </w:r>
      <w:proofErr w:type="spellStart"/>
      <w:r>
        <w:rPr>
          <w:rFonts w:ascii="宋体" w:hAnsi="宋体" w:hint="eastAsia"/>
          <w:szCs w:val="21"/>
        </w:rPr>
        <w:t>Rp</w:t>
      </w:r>
      <w:proofErr w:type="spellEnd"/>
      <w:r>
        <w:rPr>
          <w:rFonts w:ascii="宋体" w:hAnsi="宋体" w:hint="eastAsia"/>
          <w:szCs w:val="21"/>
        </w:rPr>
        <w:t>，使检流计指零，这时标准电池的电动势由电阻R</w:t>
      </w:r>
      <w:r>
        <w:rPr>
          <w:rFonts w:ascii="宋体" w:hAnsi="宋体" w:hint="eastAsia"/>
          <w:sz w:val="16"/>
          <w:szCs w:val="21"/>
        </w:rPr>
        <w:t>N</w:t>
      </w:r>
      <w:r>
        <w:rPr>
          <w:rFonts w:ascii="宋体" w:hAnsi="宋体" w:hint="eastAsia"/>
          <w:szCs w:val="21"/>
        </w:rPr>
        <w:t>上的电压降补偿。</w:t>
      </w:r>
    </w:p>
    <w:p w:rsidR="00086DE3" w:rsidRDefault="00086DE3" w:rsidP="00086DE3">
      <w:pPr>
        <w:wordWrap w:val="0"/>
        <w:spacing w:line="300" w:lineRule="auto"/>
        <w:ind w:firstLineChars="200" w:firstLine="420"/>
        <w:jc w:val="right"/>
        <w:rPr>
          <w:rFonts w:ascii="宋体" w:hAnsi="宋体"/>
          <w:szCs w:val="21"/>
        </w:rPr>
      </w:pPr>
      <w:r>
        <w:rPr>
          <w:rFonts w:ascii="宋体" w:hAnsi="宋体" w:hint="eastAsia"/>
          <w:szCs w:val="21"/>
        </w:rPr>
        <w:t>E</w:t>
      </w:r>
      <w:r>
        <w:rPr>
          <w:rFonts w:ascii="宋体" w:hAnsi="宋体" w:hint="eastAsia"/>
          <w:sz w:val="16"/>
          <w:szCs w:val="21"/>
        </w:rPr>
        <w:t>N</w:t>
      </w:r>
      <w:r>
        <w:rPr>
          <w:rFonts w:ascii="宋体" w:hAnsi="宋体" w:hint="eastAsia"/>
          <w:szCs w:val="21"/>
        </w:rPr>
        <w:t>＝I R</w:t>
      </w:r>
      <w:r>
        <w:rPr>
          <w:rFonts w:ascii="宋体" w:hAnsi="宋体" w:hint="eastAsia"/>
          <w:sz w:val="16"/>
          <w:szCs w:val="21"/>
        </w:rPr>
        <w:t>N</w:t>
      </w:r>
      <w:r>
        <w:rPr>
          <w:rFonts w:ascii="宋体" w:hAnsi="宋体" w:hint="eastAsia"/>
          <w:szCs w:val="21"/>
        </w:rPr>
        <w:t xml:space="preserve">                                 （10）</w:t>
      </w:r>
    </w:p>
    <w:p w:rsidR="00086DE3" w:rsidRDefault="00086DE3" w:rsidP="00086DE3">
      <w:pPr>
        <w:spacing w:line="300" w:lineRule="auto"/>
        <w:rPr>
          <w:rFonts w:ascii="宋体" w:hAnsi="宋体"/>
          <w:szCs w:val="21"/>
        </w:rPr>
      </w:pPr>
      <w:r>
        <w:rPr>
          <w:rFonts w:ascii="宋体" w:hAnsi="宋体" w:hint="eastAsia"/>
          <w:szCs w:val="21"/>
        </w:rPr>
        <w:t>式中：I是流过R</w:t>
      </w:r>
      <w:r>
        <w:rPr>
          <w:rFonts w:ascii="宋体" w:hAnsi="宋体" w:hint="eastAsia"/>
          <w:sz w:val="16"/>
          <w:szCs w:val="21"/>
        </w:rPr>
        <w:t>N</w:t>
      </w:r>
      <w:r>
        <w:rPr>
          <w:rFonts w:ascii="宋体" w:hAnsi="宋体" w:hint="eastAsia"/>
          <w:szCs w:val="21"/>
        </w:rPr>
        <w:t>和R的电流，称之为电位差计的工作电流由（10）式可得：</w:t>
      </w:r>
    </w:p>
    <w:p w:rsidR="00086DE3" w:rsidRDefault="00086DE3" w:rsidP="00086DE3">
      <w:pPr>
        <w:wordWrap w:val="0"/>
        <w:spacing w:line="300" w:lineRule="auto"/>
        <w:ind w:firstLineChars="200" w:firstLine="420"/>
        <w:jc w:val="right"/>
        <w:rPr>
          <w:rFonts w:ascii="宋体" w:hAnsi="宋体"/>
          <w:szCs w:val="21"/>
        </w:rPr>
      </w:pPr>
      <w:r>
        <w:rPr>
          <w:rFonts w:ascii="宋体" w:hAnsi="宋体" w:hint="eastAsia"/>
          <w:szCs w:val="21"/>
        </w:rPr>
        <w:t>I＝E</w:t>
      </w:r>
      <w:r>
        <w:rPr>
          <w:rFonts w:ascii="宋体" w:hAnsi="宋体" w:hint="eastAsia"/>
          <w:sz w:val="16"/>
          <w:szCs w:val="21"/>
        </w:rPr>
        <w:t>N</w:t>
      </w:r>
      <w:r>
        <w:rPr>
          <w:rFonts w:ascii="宋体" w:hAnsi="宋体" w:hint="eastAsia"/>
          <w:szCs w:val="21"/>
        </w:rPr>
        <w:t>／R</w:t>
      </w:r>
      <w:r>
        <w:rPr>
          <w:rFonts w:ascii="宋体" w:hAnsi="宋体" w:hint="eastAsia"/>
          <w:sz w:val="16"/>
          <w:szCs w:val="21"/>
        </w:rPr>
        <w:t>N</w:t>
      </w:r>
      <w:r>
        <w:rPr>
          <w:rFonts w:ascii="宋体" w:hAnsi="宋体" w:hint="eastAsia"/>
          <w:szCs w:val="21"/>
        </w:rPr>
        <w:t xml:space="preserve">                                 （11）</w:t>
      </w:r>
    </w:p>
    <w:p w:rsidR="00086DE3" w:rsidRDefault="00086DE3" w:rsidP="00086DE3">
      <w:pPr>
        <w:spacing w:line="300" w:lineRule="auto"/>
        <w:ind w:firstLineChars="200" w:firstLine="420"/>
        <w:rPr>
          <w:rFonts w:ascii="宋体" w:hAnsi="宋体"/>
          <w:szCs w:val="21"/>
        </w:rPr>
      </w:pPr>
      <w:r>
        <w:rPr>
          <w:rFonts w:ascii="宋体" w:hAnsi="宋体" w:hint="eastAsia"/>
          <w:szCs w:val="21"/>
        </w:rPr>
        <w:t>工作电流调节好以后，将K板向“未知”位置，同时移动Q触头，再次使检流计指零，此时触头Q在R上的读数为R</w:t>
      </w:r>
      <w:r>
        <w:rPr>
          <w:rFonts w:ascii="宋体" w:hAnsi="宋体" w:hint="eastAsia"/>
          <w:sz w:val="16"/>
          <w:szCs w:val="21"/>
        </w:rPr>
        <w:t>Q</w:t>
      </w:r>
      <w:r>
        <w:rPr>
          <w:rFonts w:ascii="宋体" w:hAnsi="宋体" w:hint="eastAsia"/>
          <w:szCs w:val="21"/>
        </w:rPr>
        <w:t>，这时被测量的电动势或电压由电阻RQ上的电压降补偿。</w:t>
      </w:r>
    </w:p>
    <w:p w:rsidR="00086DE3" w:rsidRDefault="00086DE3" w:rsidP="00086DE3">
      <w:pPr>
        <w:wordWrap w:val="0"/>
        <w:spacing w:line="300" w:lineRule="auto"/>
        <w:ind w:firstLineChars="200" w:firstLine="420"/>
        <w:jc w:val="right"/>
        <w:rPr>
          <w:rFonts w:ascii="宋体" w:hAnsi="宋体"/>
          <w:szCs w:val="21"/>
        </w:rPr>
      </w:pPr>
      <w:r>
        <w:rPr>
          <w:rFonts w:ascii="宋体" w:hAnsi="宋体" w:hint="eastAsia"/>
          <w:szCs w:val="21"/>
        </w:rPr>
        <w:t xml:space="preserve">∴ Ex＝IRQ                                   (12) </w:t>
      </w:r>
    </w:p>
    <w:p w:rsidR="00086DE3" w:rsidRDefault="00086DE3" w:rsidP="00086DE3">
      <w:pPr>
        <w:spacing w:line="300" w:lineRule="auto"/>
        <w:ind w:firstLineChars="200" w:firstLine="420"/>
        <w:jc w:val="left"/>
        <w:rPr>
          <w:rFonts w:ascii="宋体" w:hAnsi="宋体"/>
          <w:szCs w:val="21"/>
        </w:rPr>
      </w:pPr>
      <w:r>
        <w:rPr>
          <w:rFonts w:ascii="宋体" w:hAnsi="宋体" w:hint="eastAsia"/>
          <w:szCs w:val="21"/>
        </w:rPr>
        <w:t>将（11）带入（12）得：</w:t>
      </w:r>
    </w:p>
    <w:p w:rsidR="00086DE3" w:rsidRDefault="00086DE3" w:rsidP="00086DE3">
      <w:pPr>
        <w:wordWrap w:val="0"/>
        <w:spacing w:line="300" w:lineRule="auto"/>
        <w:ind w:firstLineChars="200" w:firstLine="420"/>
        <w:jc w:val="right"/>
        <w:rPr>
          <w:rFonts w:ascii="宋体" w:hAnsi="宋体"/>
          <w:szCs w:val="21"/>
        </w:rPr>
      </w:pPr>
      <w:r>
        <w:rPr>
          <w:rFonts w:ascii="宋体" w:hAnsi="宋体" w:hint="eastAsia"/>
          <w:szCs w:val="21"/>
        </w:rPr>
        <w:t xml:space="preserve">                                </w:t>
      </w:r>
      <m:oMath>
        <m:sSub>
          <m:sSubPr>
            <m:ctrlPr>
              <w:rPr>
                <w:rFonts w:ascii="Cambria Math" w:hAnsi="Cambria Math"/>
                <w:szCs w:val="21"/>
              </w:rPr>
            </m:ctrlPr>
          </m:sSubPr>
          <m:e>
            <m:r>
              <w:rPr>
                <w:rFonts w:ascii="Cambria Math" w:hAnsi="Cambria Math" w:hint="eastAsia"/>
                <w:szCs w:val="21"/>
              </w:rPr>
              <m:t>E</m:t>
            </m:r>
          </m:e>
          <m:sub>
            <m:r>
              <w:rPr>
                <w:rFonts w:ascii="Cambria Math" w:hAnsi="Cambria Math"/>
                <w:szCs w:val="21"/>
              </w:rPr>
              <m:t>X</m:t>
            </m:r>
          </m:sub>
        </m:sSub>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R</m:t>
                </m:r>
              </m:e>
              <m:sub>
                <m:r>
                  <w:rPr>
                    <w:rFonts w:ascii="Cambria Math" w:hAnsi="Cambria Math"/>
                    <w:szCs w:val="21"/>
                  </w:rPr>
                  <m:t>Q</m:t>
                </m:r>
              </m:sub>
            </m:sSub>
          </m:num>
          <m:den>
            <m:sSub>
              <m:sSubPr>
                <m:ctrlPr>
                  <w:rPr>
                    <w:rFonts w:ascii="Cambria Math" w:hAnsi="Cambria Math"/>
                    <w:i/>
                    <w:szCs w:val="21"/>
                  </w:rPr>
                </m:ctrlPr>
              </m:sSubPr>
              <m:e>
                <m:r>
                  <w:rPr>
                    <w:rFonts w:ascii="Cambria Math" w:hAnsi="Cambria Math"/>
                    <w:szCs w:val="21"/>
                  </w:rPr>
                  <m:t>R</m:t>
                </m:r>
              </m:e>
              <m:sub>
                <m:r>
                  <w:rPr>
                    <w:rFonts w:ascii="Cambria Math" w:hAnsi="Cambria Math"/>
                    <w:szCs w:val="21"/>
                  </w:rPr>
                  <m:t>N</m:t>
                </m:r>
              </m:sub>
            </m:sSub>
          </m:den>
        </m:f>
        <m:sSub>
          <m:sSubPr>
            <m:ctrlPr>
              <w:rPr>
                <w:rFonts w:ascii="Cambria Math" w:hAnsi="Cambria Math"/>
                <w:i/>
                <w:szCs w:val="21"/>
              </w:rPr>
            </m:ctrlPr>
          </m:sSubPr>
          <m:e>
            <m:r>
              <w:rPr>
                <w:rFonts w:ascii="Cambria Math" w:hAnsi="Cambria Math"/>
                <w:szCs w:val="21"/>
              </w:rPr>
              <m:t>E</m:t>
            </m:r>
          </m:e>
          <m:sub>
            <m:r>
              <w:rPr>
                <w:rFonts w:ascii="Cambria Math" w:hAnsi="Cambria Math"/>
                <w:szCs w:val="21"/>
              </w:rPr>
              <m:t>N</m:t>
            </m:r>
          </m:sub>
        </m:sSub>
      </m:oMath>
      <w:r w:rsidR="004E3AAD">
        <w:rPr>
          <w:rFonts w:ascii="宋体" w:hAnsi="宋体" w:hint="eastAsia"/>
          <w:szCs w:val="21"/>
        </w:rPr>
        <w:t xml:space="preserve"> </w:t>
      </w:r>
      <w:r w:rsidR="004E3AAD">
        <w:rPr>
          <w:rFonts w:ascii="宋体" w:hAnsi="宋体"/>
          <w:szCs w:val="21"/>
        </w:rPr>
        <w:t xml:space="preserve">                               </w:t>
      </w:r>
      <w:r>
        <w:rPr>
          <w:rFonts w:ascii="宋体" w:hAnsi="宋体" w:hint="eastAsia"/>
          <w:szCs w:val="21"/>
        </w:rPr>
        <w:t>（13）</w:t>
      </w:r>
    </w:p>
    <w:p w:rsidR="00086DE3" w:rsidRDefault="00086DE3" w:rsidP="00086DE3">
      <w:pPr>
        <w:spacing w:line="360" w:lineRule="auto"/>
        <w:ind w:firstLineChars="200" w:firstLine="420"/>
        <w:rPr>
          <w:szCs w:val="21"/>
        </w:rPr>
      </w:pPr>
      <w:r>
        <w:rPr>
          <w:szCs w:val="21"/>
        </w:rPr>
        <w:t>UJ36a</w:t>
      </w:r>
      <w:r>
        <w:rPr>
          <w:rFonts w:hint="eastAsia"/>
          <w:szCs w:val="21"/>
        </w:rPr>
        <w:t>型携带式直流电位差计的面板如图</w:t>
      </w:r>
      <w:r>
        <w:rPr>
          <w:szCs w:val="21"/>
        </w:rPr>
        <w:t>9</w:t>
      </w:r>
      <w:r>
        <w:rPr>
          <w:rFonts w:hint="eastAsia"/>
          <w:szCs w:val="21"/>
        </w:rPr>
        <w:t>所示。</w:t>
      </w:r>
    </w:p>
    <w:p w:rsidR="00086DE3" w:rsidRDefault="00086DE3" w:rsidP="00086DE3">
      <w:pPr>
        <w:spacing w:line="360" w:lineRule="auto"/>
        <w:ind w:firstLineChars="200" w:firstLine="420"/>
        <w:rPr>
          <w:szCs w:val="21"/>
        </w:rPr>
      </w:pPr>
      <w:r>
        <w:rPr>
          <w:noProof/>
        </w:rPr>
        <mc:AlternateContent>
          <mc:Choice Requires="wpg">
            <w:drawing>
              <wp:anchor distT="0" distB="0" distL="114300" distR="114300" simplePos="0" relativeHeight="251655680" behindDoc="0" locked="0" layoutInCell="1" allowOverlap="1" wp14:anchorId="21AD1E60" wp14:editId="09731C0D">
                <wp:simplePos x="0" y="0"/>
                <wp:positionH relativeFrom="margin">
                  <wp:align>center</wp:align>
                </wp:positionH>
                <wp:positionV relativeFrom="paragraph">
                  <wp:posOffset>245745</wp:posOffset>
                </wp:positionV>
                <wp:extent cx="4029075" cy="3080244"/>
                <wp:effectExtent l="0" t="0" r="9525" b="6350"/>
                <wp:wrapNone/>
                <wp:docPr id="242" name="组合 242"/>
                <wp:cNvGraphicFramePr/>
                <a:graphic xmlns:a="http://schemas.openxmlformats.org/drawingml/2006/main">
                  <a:graphicData uri="http://schemas.microsoft.com/office/word/2010/wordprocessingGroup">
                    <wpg:wgp>
                      <wpg:cNvGrpSpPr/>
                      <wpg:grpSpPr>
                        <a:xfrm>
                          <a:off x="0" y="0"/>
                          <a:ext cx="4029075" cy="3080244"/>
                          <a:chOff x="276225" y="0"/>
                          <a:chExt cx="4029075" cy="3176905"/>
                        </a:xfrm>
                        <a:effectLst/>
                      </wpg:grpSpPr>
                      <pic:pic xmlns:pic="http://schemas.openxmlformats.org/drawingml/2006/picture">
                        <pic:nvPicPr>
                          <pic:cNvPr id="243" name="图片 243" descr="F:\2016秋季基础实验\正式实验\4-力热-边勇波\3-动态热导\图片\852444473970583665.jpg"/>
                          <pic:cNvPicPr>
                            <a:picLocks noChangeAspect="1"/>
                          </pic:cNvPicPr>
                        </pic:nvPicPr>
                        <pic:blipFill>
                          <a:blip r:embed="rId42" cstate="print">
                            <a:extLst>
                              <a:ext uri="{28A0092B-C50C-407E-A947-70E740481C1C}">
                                <a14:useLocalDpi xmlns:a14="http://schemas.microsoft.com/office/drawing/2010/main" val="0"/>
                              </a:ext>
                            </a:extLst>
                          </a:blip>
                          <a:srcRect r="6082"/>
                          <a:stretch>
                            <a:fillRect/>
                          </a:stretch>
                        </pic:blipFill>
                        <pic:spPr>
                          <a:xfrm>
                            <a:off x="276225" y="0"/>
                            <a:ext cx="4029075" cy="3176905"/>
                          </a:xfrm>
                          <a:prstGeom prst="rect">
                            <a:avLst/>
                          </a:prstGeom>
                          <a:noFill/>
                          <a:ln>
                            <a:noFill/>
                          </a:ln>
                          <a:effectLst/>
                        </pic:spPr>
                      </pic:pic>
                      <wpg:grpSp>
                        <wpg:cNvPr id="244" name="组合 244"/>
                        <wpg:cNvGrpSpPr/>
                        <wpg:grpSpPr>
                          <a:xfrm>
                            <a:off x="361950" y="333321"/>
                            <a:ext cx="3705859" cy="2765536"/>
                            <a:chOff x="361950" y="333321"/>
                            <a:chExt cx="3705859" cy="2765536"/>
                          </a:xfrm>
                          <a:effectLst/>
                        </wpg:grpSpPr>
                        <wps:wsp>
                          <wps:cNvPr id="245" name="文本框 2"/>
                          <wps:cNvSpPr txBox="1">
                            <a:spLocks noChangeArrowheads="1"/>
                          </wps:cNvSpPr>
                          <wps:spPr bwMode="auto">
                            <a:xfrm>
                              <a:off x="552450" y="807919"/>
                              <a:ext cx="562609" cy="308470"/>
                            </a:xfrm>
                            <a:prstGeom prst="rect">
                              <a:avLst/>
                            </a:prstGeom>
                            <a:noFill/>
                            <a:ln w="9525">
                              <a:noFill/>
                              <a:miter lim="800000"/>
                            </a:ln>
                            <a:effectLst/>
                          </wps:spPr>
                          <wps:txbx>
                            <w:txbxContent>
                              <w:p w:rsidR="002C1673" w:rsidRPr="00086DE3" w:rsidRDefault="002C1673" w:rsidP="00086DE3">
                                <w:pPr>
                                  <w:rPr>
                                    <w:b/>
                                  </w:rPr>
                                </w:pPr>
                                <w:r w:rsidRPr="00086DE3">
                                  <w:rPr>
                                    <w:rFonts w:hint="eastAsia"/>
                                    <w:b/>
                                  </w:rPr>
                                  <w:t>（</w:t>
                                </w:r>
                                <w:r w:rsidRPr="00086DE3">
                                  <w:rPr>
                                    <w:b/>
                                  </w:rPr>
                                  <w:t>1</w:t>
                                </w:r>
                                <w:r w:rsidRPr="00086DE3">
                                  <w:rPr>
                                    <w:rFonts w:hint="eastAsia"/>
                                    <w:b/>
                                  </w:rPr>
                                  <w:t>）</w:t>
                                </w:r>
                              </w:p>
                            </w:txbxContent>
                          </wps:txbx>
                          <wps:bodyPr rot="0" vert="horz" wrap="square" lIns="91440" tIns="45720" rIns="91440" bIns="45720" anchor="t" anchorCtr="0">
                            <a:spAutoFit/>
                          </wps:bodyPr>
                        </wps:wsp>
                        <wps:wsp>
                          <wps:cNvPr id="246" name="文本框 2"/>
                          <wps:cNvSpPr txBox="1">
                            <a:spLocks noChangeArrowheads="1"/>
                          </wps:cNvSpPr>
                          <wps:spPr bwMode="auto">
                            <a:xfrm>
                              <a:off x="400050" y="1422745"/>
                              <a:ext cx="562609" cy="308470"/>
                            </a:xfrm>
                            <a:prstGeom prst="rect">
                              <a:avLst/>
                            </a:prstGeom>
                            <a:noFill/>
                            <a:ln w="9525">
                              <a:noFill/>
                              <a:miter lim="800000"/>
                            </a:ln>
                            <a:effectLst/>
                          </wps:spPr>
                          <wps:txbx>
                            <w:txbxContent>
                              <w:p w:rsidR="002C1673" w:rsidRPr="00086DE3" w:rsidRDefault="002C1673" w:rsidP="00086DE3">
                                <w:pPr>
                                  <w:rPr>
                                    <w:b/>
                                  </w:rPr>
                                </w:pPr>
                                <w:r w:rsidRPr="00086DE3">
                                  <w:rPr>
                                    <w:rFonts w:hint="eastAsia"/>
                                    <w:b/>
                                  </w:rPr>
                                  <w:t>（</w:t>
                                </w:r>
                                <w:r w:rsidRPr="00086DE3">
                                  <w:rPr>
                                    <w:b/>
                                  </w:rPr>
                                  <w:t>2</w:t>
                                </w:r>
                                <w:r w:rsidRPr="00086DE3">
                                  <w:rPr>
                                    <w:rFonts w:hint="eastAsia"/>
                                    <w:b/>
                                  </w:rPr>
                                  <w:t>）</w:t>
                                </w:r>
                              </w:p>
                            </w:txbxContent>
                          </wps:txbx>
                          <wps:bodyPr rot="0" vert="horz" wrap="square" lIns="91440" tIns="45720" rIns="91440" bIns="45720" anchor="t" anchorCtr="0">
                            <a:spAutoFit/>
                          </wps:bodyPr>
                        </wps:wsp>
                        <wps:wsp>
                          <wps:cNvPr id="247" name="文本框 2"/>
                          <wps:cNvSpPr txBox="1">
                            <a:spLocks noChangeArrowheads="1"/>
                          </wps:cNvSpPr>
                          <wps:spPr bwMode="auto">
                            <a:xfrm>
                              <a:off x="866775" y="2790387"/>
                              <a:ext cx="562609" cy="308470"/>
                            </a:xfrm>
                            <a:prstGeom prst="rect">
                              <a:avLst/>
                            </a:prstGeom>
                            <a:noFill/>
                            <a:ln w="9525">
                              <a:noFill/>
                              <a:miter lim="800000"/>
                            </a:ln>
                            <a:effectLst/>
                          </wps:spPr>
                          <wps:txbx>
                            <w:txbxContent>
                              <w:p w:rsidR="002C1673" w:rsidRPr="00086DE3" w:rsidRDefault="002C1673" w:rsidP="00086DE3">
                                <w:pPr>
                                  <w:rPr>
                                    <w:b/>
                                  </w:rPr>
                                </w:pPr>
                                <w:r w:rsidRPr="00086DE3">
                                  <w:rPr>
                                    <w:rFonts w:hint="eastAsia"/>
                                    <w:b/>
                                  </w:rPr>
                                  <w:t>（</w:t>
                                </w:r>
                                <w:r w:rsidRPr="00086DE3">
                                  <w:rPr>
                                    <w:b/>
                                  </w:rPr>
                                  <w:t>3</w:t>
                                </w:r>
                                <w:r w:rsidRPr="00086DE3">
                                  <w:rPr>
                                    <w:rFonts w:hint="eastAsia"/>
                                    <w:b/>
                                  </w:rPr>
                                  <w:t>）</w:t>
                                </w:r>
                              </w:p>
                            </w:txbxContent>
                          </wps:txbx>
                          <wps:bodyPr rot="0" vert="horz" wrap="square" lIns="91440" tIns="45720" rIns="91440" bIns="45720" anchor="t" anchorCtr="0">
                            <a:spAutoFit/>
                          </wps:bodyPr>
                        </wps:wsp>
                        <wps:wsp>
                          <wps:cNvPr id="248" name="文本框 2"/>
                          <wps:cNvSpPr txBox="1">
                            <a:spLocks noChangeArrowheads="1"/>
                          </wps:cNvSpPr>
                          <wps:spPr bwMode="auto">
                            <a:xfrm>
                              <a:off x="361950" y="2465205"/>
                              <a:ext cx="562609" cy="308470"/>
                            </a:xfrm>
                            <a:prstGeom prst="rect">
                              <a:avLst/>
                            </a:prstGeom>
                            <a:noFill/>
                            <a:ln w="9525">
                              <a:noFill/>
                              <a:miter lim="800000"/>
                            </a:ln>
                            <a:effectLst/>
                          </wps:spPr>
                          <wps:txbx>
                            <w:txbxContent>
                              <w:p w:rsidR="002C1673" w:rsidRPr="00086DE3" w:rsidRDefault="002C1673" w:rsidP="00086DE3">
                                <w:pPr>
                                  <w:rPr>
                                    <w:b/>
                                  </w:rPr>
                                </w:pPr>
                                <w:r w:rsidRPr="00086DE3">
                                  <w:rPr>
                                    <w:rFonts w:hint="eastAsia"/>
                                    <w:b/>
                                  </w:rPr>
                                  <w:t>（</w:t>
                                </w:r>
                                <w:r w:rsidRPr="00086DE3">
                                  <w:rPr>
                                    <w:b/>
                                  </w:rPr>
                                  <w:t>4</w:t>
                                </w:r>
                                <w:r w:rsidRPr="00086DE3">
                                  <w:rPr>
                                    <w:rFonts w:hint="eastAsia"/>
                                    <w:b/>
                                  </w:rPr>
                                  <w:t>）</w:t>
                                </w:r>
                              </w:p>
                            </w:txbxContent>
                          </wps:txbx>
                          <wps:bodyPr rot="0" vert="horz" wrap="square" lIns="91440" tIns="45720" rIns="91440" bIns="45720" anchor="t" anchorCtr="0">
                            <a:spAutoFit/>
                          </wps:bodyPr>
                        </wps:wsp>
                        <wps:wsp>
                          <wps:cNvPr id="249" name="文本框 2"/>
                          <wps:cNvSpPr txBox="1">
                            <a:spLocks noChangeArrowheads="1"/>
                          </wps:cNvSpPr>
                          <wps:spPr bwMode="auto">
                            <a:xfrm>
                              <a:off x="1343025" y="777256"/>
                              <a:ext cx="562609" cy="308470"/>
                            </a:xfrm>
                            <a:prstGeom prst="rect">
                              <a:avLst/>
                            </a:prstGeom>
                            <a:noFill/>
                            <a:ln w="9525">
                              <a:noFill/>
                              <a:miter lim="800000"/>
                            </a:ln>
                            <a:effectLst/>
                          </wps:spPr>
                          <wps:txbx>
                            <w:txbxContent>
                              <w:p w:rsidR="002C1673" w:rsidRPr="00086DE3" w:rsidRDefault="002C1673" w:rsidP="00086DE3">
                                <w:pPr>
                                  <w:rPr>
                                    <w:b/>
                                  </w:rPr>
                                </w:pPr>
                                <w:r w:rsidRPr="00086DE3">
                                  <w:rPr>
                                    <w:rFonts w:hint="eastAsia"/>
                                    <w:b/>
                                  </w:rPr>
                                  <w:t>（</w:t>
                                </w:r>
                                <w:r w:rsidRPr="00086DE3">
                                  <w:rPr>
                                    <w:b/>
                                  </w:rPr>
                                  <w:t>5</w:t>
                                </w:r>
                                <w:r w:rsidRPr="00086DE3">
                                  <w:rPr>
                                    <w:rFonts w:hint="eastAsia"/>
                                    <w:b/>
                                  </w:rPr>
                                  <w:t>）</w:t>
                                </w:r>
                              </w:p>
                            </w:txbxContent>
                          </wps:txbx>
                          <wps:bodyPr rot="0" vert="horz" wrap="square" lIns="91440" tIns="45720" rIns="91440" bIns="45720" anchor="t" anchorCtr="0">
                            <a:spAutoFit/>
                          </wps:bodyPr>
                        </wps:wsp>
                        <wps:wsp>
                          <wps:cNvPr id="250" name="文本框 2"/>
                          <wps:cNvSpPr txBox="1">
                            <a:spLocks noChangeArrowheads="1"/>
                          </wps:cNvSpPr>
                          <wps:spPr bwMode="auto">
                            <a:xfrm>
                              <a:off x="1362075" y="1369668"/>
                              <a:ext cx="505459" cy="308470"/>
                            </a:xfrm>
                            <a:prstGeom prst="rect">
                              <a:avLst/>
                            </a:prstGeom>
                            <a:noFill/>
                            <a:ln w="9525">
                              <a:noFill/>
                              <a:miter lim="800000"/>
                            </a:ln>
                            <a:effectLst/>
                          </wps:spPr>
                          <wps:txbx>
                            <w:txbxContent>
                              <w:p w:rsidR="002C1673" w:rsidRPr="00086DE3" w:rsidRDefault="002C1673" w:rsidP="00086DE3">
                                <w:pPr>
                                  <w:rPr>
                                    <w:b/>
                                  </w:rPr>
                                </w:pPr>
                                <w:r w:rsidRPr="00086DE3">
                                  <w:rPr>
                                    <w:rFonts w:hint="eastAsia"/>
                                    <w:b/>
                                  </w:rPr>
                                  <w:t>（</w:t>
                                </w:r>
                                <w:r w:rsidRPr="00086DE3">
                                  <w:rPr>
                                    <w:b/>
                                  </w:rPr>
                                  <w:t>6</w:t>
                                </w:r>
                                <w:r w:rsidRPr="00086DE3">
                                  <w:rPr>
                                    <w:rFonts w:hint="eastAsia"/>
                                    <w:b/>
                                  </w:rPr>
                                  <w:t>）</w:t>
                                </w:r>
                              </w:p>
                            </w:txbxContent>
                          </wps:txbx>
                          <wps:bodyPr rot="0" vert="horz" wrap="square" lIns="91440" tIns="45720" rIns="91440" bIns="45720" anchor="t" anchorCtr="0">
                            <a:spAutoFit/>
                          </wps:bodyPr>
                        </wps:wsp>
                        <wps:wsp>
                          <wps:cNvPr id="251" name="文本框 2"/>
                          <wps:cNvSpPr txBox="1">
                            <a:spLocks noChangeArrowheads="1"/>
                          </wps:cNvSpPr>
                          <wps:spPr bwMode="auto">
                            <a:xfrm>
                              <a:off x="3562350" y="333321"/>
                              <a:ext cx="505459" cy="308470"/>
                            </a:xfrm>
                            <a:prstGeom prst="rect">
                              <a:avLst/>
                            </a:prstGeom>
                            <a:noFill/>
                            <a:ln w="9525">
                              <a:noFill/>
                              <a:miter lim="800000"/>
                            </a:ln>
                            <a:effectLst/>
                          </wps:spPr>
                          <wps:txbx>
                            <w:txbxContent>
                              <w:p w:rsidR="002C1673" w:rsidRPr="00086DE3" w:rsidRDefault="002C1673" w:rsidP="00086DE3">
                                <w:pPr>
                                  <w:rPr>
                                    <w:b/>
                                  </w:rPr>
                                </w:pPr>
                                <w:r w:rsidRPr="00086DE3">
                                  <w:rPr>
                                    <w:rFonts w:hint="eastAsia"/>
                                    <w:b/>
                                  </w:rPr>
                                  <w:t>（</w:t>
                                </w:r>
                                <w:r w:rsidRPr="00086DE3">
                                  <w:rPr>
                                    <w:b/>
                                  </w:rPr>
                                  <w:t>7</w:t>
                                </w:r>
                                <w:r w:rsidRPr="00086DE3">
                                  <w:rPr>
                                    <w:rFonts w:hint="eastAsia"/>
                                    <w:b/>
                                  </w:rPr>
                                  <w:t>）</w:t>
                                </w:r>
                              </w:p>
                            </w:txbxContent>
                          </wps:txbx>
                          <wps:bodyPr rot="0" vert="horz" wrap="square" lIns="91440" tIns="45720" rIns="91440" bIns="45720" anchor="t" anchorCtr="0">
                            <a:spAutoFit/>
                          </wps:bodyPr>
                        </wps:wsp>
                        <wps:wsp>
                          <wps:cNvPr id="252" name="文本框 2"/>
                          <wps:cNvSpPr txBox="1">
                            <a:spLocks noChangeArrowheads="1"/>
                          </wps:cNvSpPr>
                          <wps:spPr bwMode="auto">
                            <a:xfrm>
                              <a:off x="2295525" y="2711787"/>
                              <a:ext cx="505459" cy="308470"/>
                            </a:xfrm>
                            <a:prstGeom prst="rect">
                              <a:avLst/>
                            </a:prstGeom>
                            <a:noFill/>
                            <a:ln w="9525">
                              <a:noFill/>
                              <a:miter lim="800000"/>
                            </a:ln>
                            <a:effectLst/>
                          </wps:spPr>
                          <wps:txbx>
                            <w:txbxContent>
                              <w:p w:rsidR="002C1673" w:rsidRPr="00086DE3" w:rsidRDefault="002C1673" w:rsidP="00086DE3">
                                <w:pPr>
                                  <w:rPr>
                                    <w:b/>
                                  </w:rPr>
                                </w:pPr>
                                <w:r w:rsidRPr="00086DE3">
                                  <w:rPr>
                                    <w:rFonts w:hint="eastAsia"/>
                                    <w:b/>
                                  </w:rPr>
                                  <w:t>（</w:t>
                                </w:r>
                                <w:r w:rsidRPr="00086DE3">
                                  <w:rPr>
                                    <w:b/>
                                  </w:rPr>
                                  <w:t>8</w:t>
                                </w:r>
                                <w:r w:rsidRPr="00086DE3">
                                  <w:rPr>
                                    <w:rFonts w:hint="eastAsia"/>
                                    <w:b/>
                                  </w:rPr>
                                  <w:t>）</w:t>
                                </w:r>
                              </w:p>
                            </w:txbxContent>
                          </wps:txbx>
                          <wps:bodyPr rot="0" vert="horz" wrap="square" lIns="91440" tIns="45720" rIns="91440" bIns="45720" anchor="t" anchorCtr="0">
                            <a:spAutoFit/>
                          </wps:bodyPr>
                        </wps:wsp>
                      </wpg:grpSp>
                    </wpg:wgp>
                  </a:graphicData>
                </a:graphic>
                <wp14:sizeRelH relativeFrom="page">
                  <wp14:pctWidth>0</wp14:pctWidth>
                </wp14:sizeRelH>
                <wp14:sizeRelV relativeFrom="page">
                  <wp14:pctHeight>0</wp14:pctHeight>
                </wp14:sizeRelV>
              </wp:anchor>
            </w:drawing>
          </mc:Choice>
          <mc:Fallback>
            <w:pict>
              <v:group w14:anchorId="21AD1E60" id="组合 242" o:spid="_x0000_s1077" style="position:absolute;left:0;text-align:left;margin-left:0;margin-top:19.35pt;width:317.25pt;height:242.55pt;z-index:251655680;mso-position-horizontal:center;mso-position-horizontal-relative:margin;mso-position-vertical-relative:text" coordorigin="2762" coordsize="40290,317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">
                <v:shape id="图片 243" o:spid="_x0000_s1078" type="#_x0000_t75" style="position:absolute;left:2762;width:40291;height:31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">
                  <v:imagedata r:id="rId43" o:title="852444473970583665" cropright="3986f"/>
                </v:shape>
                <v:group id="组合 244" o:spid="_x0000_s1079" style="position:absolute;left:3619;top:3333;width:37059;height:27655" coordorigin="3619,3333" coordsize="37058,2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_x0000_s1080" type="#_x0000_t202" style="position:absolute;left:5524;top:8079;width:5626;height:3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" filled="f" stroked="f">
                    <v:textbox style="mso-fit-shape-to-text:t">
                      <w:txbxContent>
                        <w:p w:rsidR="002C1673" w:rsidRPr="00086DE3" w:rsidRDefault="002C1673" w:rsidP="00086DE3">
                          <w:pPr>
                            <w:rPr>
                              <w:b/>
                            </w:rPr>
                          </w:pPr>
                          <w:r w:rsidRPr="00086DE3">
                            <w:rPr>
                              <w:rFonts w:hint="eastAsia"/>
                              <w:b/>
                            </w:rPr>
                            <w:t>（</w:t>
                          </w:r>
                          <w:r w:rsidRPr="00086DE3">
                            <w:rPr>
                              <w:b/>
                            </w:rPr>
                            <w:t>1</w:t>
                          </w:r>
                          <w:r w:rsidRPr="00086DE3">
                            <w:rPr>
                              <w:rFonts w:hint="eastAsia"/>
                              <w:b/>
                            </w:rPr>
                            <w:t>）</w:t>
                          </w:r>
                        </w:p>
                      </w:txbxContent>
                    </v:textbox>
                  </v:shape>
                  <v:shape id="_x0000_s1081" type="#_x0000_t202" style="position:absolute;left:4000;top:14227;width:5626;height:3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" filled="f" stroked="f">
                    <v:textbox style="mso-fit-shape-to-text:t">
                      <w:txbxContent>
                        <w:p w:rsidR="002C1673" w:rsidRPr="00086DE3" w:rsidRDefault="002C1673" w:rsidP="00086DE3">
                          <w:pPr>
                            <w:rPr>
                              <w:b/>
                            </w:rPr>
                          </w:pPr>
                          <w:r w:rsidRPr="00086DE3">
                            <w:rPr>
                              <w:rFonts w:hint="eastAsia"/>
                              <w:b/>
                            </w:rPr>
                            <w:t>（</w:t>
                          </w:r>
                          <w:r w:rsidRPr="00086DE3">
                            <w:rPr>
                              <w:b/>
                            </w:rPr>
                            <w:t>2</w:t>
                          </w:r>
                          <w:r w:rsidRPr="00086DE3">
                            <w:rPr>
                              <w:rFonts w:hint="eastAsia"/>
                              <w:b/>
                            </w:rPr>
                            <w:t>）</w:t>
                          </w:r>
                        </w:p>
                      </w:txbxContent>
                    </v:textbox>
                  </v:shape>
                  <v:shape id="_x0000_s1082" type="#_x0000_t202" style="position:absolute;left:8667;top:27903;width:5626;height:3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" filled="f" stroked="f">
                    <v:textbox style="mso-fit-shape-to-text:t">
                      <w:txbxContent>
                        <w:p w:rsidR="002C1673" w:rsidRPr="00086DE3" w:rsidRDefault="002C1673" w:rsidP="00086DE3">
                          <w:pPr>
                            <w:rPr>
                              <w:b/>
                            </w:rPr>
                          </w:pPr>
                          <w:r w:rsidRPr="00086DE3">
                            <w:rPr>
                              <w:rFonts w:hint="eastAsia"/>
                              <w:b/>
                            </w:rPr>
                            <w:t>（</w:t>
                          </w:r>
                          <w:r w:rsidRPr="00086DE3">
                            <w:rPr>
                              <w:b/>
                            </w:rPr>
                            <w:t>3</w:t>
                          </w:r>
                          <w:r w:rsidRPr="00086DE3">
                            <w:rPr>
                              <w:rFonts w:hint="eastAsia"/>
                              <w:b/>
                            </w:rPr>
                            <w:t>）</w:t>
                          </w:r>
                        </w:p>
                      </w:txbxContent>
                    </v:textbox>
                  </v:shape>
                  <v:shape id="_x0000_s1083" type="#_x0000_t202" style="position:absolute;left:3619;top:24652;width:5626;height:3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" filled="f" stroked="f">
                    <v:textbox style="mso-fit-shape-to-text:t">
                      <w:txbxContent>
                        <w:p w:rsidR="002C1673" w:rsidRPr="00086DE3" w:rsidRDefault="002C1673" w:rsidP="00086DE3">
                          <w:pPr>
                            <w:rPr>
                              <w:b/>
                            </w:rPr>
                          </w:pPr>
                          <w:r w:rsidRPr="00086DE3">
                            <w:rPr>
                              <w:rFonts w:hint="eastAsia"/>
                              <w:b/>
                            </w:rPr>
                            <w:t>（</w:t>
                          </w:r>
                          <w:r w:rsidRPr="00086DE3">
                            <w:rPr>
                              <w:b/>
                            </w:rPr>
                            <w:t>4</w:t>
                          </w:r>
                          <w:r w:rsidRPr="00086DE3">
                            <w:rPr>
                              <w:rFonts w:hint="eastAsia"/>
                              <w:b/>
                            </w:rPr>
                            <w:t>）</w:t>
                          </w:r>
                        </w:p>
                      </w:txbxContent>
                    </v:textbox>
                  </v:shape>
                  <v:shape id="_x0000_s1084" type="#_x0000_t202" style="position:absolute;left:13430;top:7772;width:5626;height:3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" filled="f" stroked="f">
                    <v:textbox style="mso-fit-shape-to-text:t">
                      <w:txbxContent>
                        <w:p w:rsidR="002C1673" w:rsidRPr="00086DE3" w:rsidRDefault="002C1673" w:rsidP="00086DE3">
                          <w:pPr>
                            <w:rPr>
                              <w:b/>
                            </w:rPr>
                          </w:pPr>
                          <w:r w:rsidRPr="00086DE3">
                            <w:rPr>
                              <w:rFonts w:hint="eastAsia"/>
                              <w:b/>
                            </w:rPr>
                            <w:t>（</w:t>
                          </w:r>
                          <w:r w:rsidRPr="00086DE3">
                            <w:rPr>
                              <w:b/>
                            </w:rPr>
                            <w:t>5</w:t>
                          </w:r>
                          <w:r w:rsidRPr="00086DE3">
                            <w:rPr>
                              <w:rFonts w:hint="eastAsia"/>
                              <w:b/>
                            </w:rPr>
                            <w:t>）</w:t>
                          </w:r>
                        </w:p>
                      </w:txbxContent>
                    </v:textbox>
                  </v:shape>
                  <v:shape id="_x0000_s1085" type="#_x0000_t202" style="position:absolute;left:13620;top:13696;width:5055;height:3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" filled="f" stroked="f">
                    <v:textbox style="mso-fit-shape-to-text:t">
                      <w:txbxContent>
                        <w:p w:rsidR="002C1673" w:rsidRPr="00086DE3" w:rsidRDefault="002C1673" w:rsidP="00086DE3">
                          <w:pPr>
                            <w:rPr>
                              <w:b/>
                            </w:rPr>
                          </w:pPr>
                          <w:r w:rsidRPr="00086DE3">
                            <w:rPr>
                              <w:rFonts w:hint="eastAsia"/>
                              <w:b/>
                            </w:rPr>
                            <w:t>（</w:t>
                          </w:r>
                          <w:r w:rsidRPr="00086DE3">
                            <w:rPr>
                              <w:b/>
                            </w:rPr>
                            <w:t>6</w:t>
                          </w:r>
                          <w:r w:rsidRPr="00086DE3">
                            <w:rPr>
                              <w:rFonts w:hint="eastAsia"/>
                              <w:b/>
                            </w:rPr>
                            <w:t>）</w:t>
                          </w:r>
                        </w:p>
                      </w:txbxContent>
                    </v:textbox>
                  </v:shape>
                  <v:shape id="_x0000_s1086" type="#_x0000_t202" style="position:absolute;left:35623;top:3333;width:5055;height:3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" filled="f" stroked="f">
                    <v:textbox style="mso-fit-shape-to-text:t">
                      <w:txbxContent>
                        <w:p w:rsidR="002C1673" w:rsidRPr="00086DE3" w:rsidRDefault="002C1673" w:rsidP="00086DE3">
                          <w:pPr>
                            <w:rPr>
                              <w:b/>
                            </w:rPr>
                          </w:pPr>
                          <w:r w:rsidRPr="00086DE3">
                            <w:rPr>
                              <w:rFonts w:hint="eastAsia"/>
                              <w:b/>
                            </w:rPr>
                            <w:t>（</w:t>
                          </w:r>
                          <w:r w:rsidRPr="00086DE3">
                            <w:rPr>
                              <w:b/>
                            </w:rPr>
                            <w:t>7</w:t>
                          </w:r>
                          <w:r w:rsidRPr="00086DE3">
                            <w:rPr>
                              <w:rFonts w:hint="eastAsia"/>
                              <w:b/>
                            </w:rPr>
                            <w:t>）</w:t>
                          </w:r>
                        </w:p>
                      </w:txbxContent>
                    </v:textbox>
                  </v:shape>
                  <v:shape id="_x0000_s1087" type="#_x0000_t202" style="position:absolute;left:22955;top:27117;width:5054;height:3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" filled="f" stroked="f">
                    <v:textbox style="mso-fit-shape-to-text:t">
                      <w:txbxContent>
                        <w:p w:rsidR="002C1673" w:rsidRPr="00086DE3" w:rsidRDefault="002C1673" w:rsidP="00086DE3">
                          <w:pPr>
                            <w:rPr>
                              <w:b/>
                            </w:rPr>
                          </w:pPr>
                          <w:r w:rsidRPr="00086DE3">
                            <w:rPr>
                              <w:rFonts w:hint="eastAsia"/>
                              <w:b/>
                            </w:rPr>
                            <w:t>（</w:t>
                          </w:r>
                          <w:r w:rsidRPr="00086DE3">
                            <w:rPr>
                              <w:b/>
                            </w:rPr>
                            <w:t>8</w:t>
                          </w:r>
                          <w:r w:rsidRPr="00086DE3">
                            <w:rPr>
                              <w:rFonts w:hint="eastAsia"/>
                              <w:b/>
                            </w:rPr>
                            <w:t>）</w:t>
                          </w:r>
                        </w:p>
                      </w:txbxContent>
                    </v:textbox>
                  </v:shape>
                </v:group>
                <w10:wrap anchorx="margin"/>
              </v:group>
            </w:pict>
          </mc:Fallback>
        </mc:AlternateContent>
      </w:r>
    </w:p>
    <w:p w:rsidR="00086DE3" w:rsidRDefault="00086DE3" w:rsidP="00086DE3">
      <w:pPr>
        <w:spacing w:line="360" w:lineRule="auto"/>
        <w:ind w:firstLineChars="200" w:firstLine="420"/>
        <w:rPr>
          <w:szCs w:val="21"/>
        </w:rPr>
      </w:pPr>
    </w:p>
    <w:p w:rsidR="00086DE3" w:rsidRDefault="00086DE3" w:rsidP="00086DE3">
      <w:pPr>
        <w:spacing w:line="360" w:lineRule="auto"/>
        <w:ind w:firstLineChars="200" w:firstLine="420"/>
        <w:rPr>
          <w:szCs w:val="21"/>
        </w:rPr>
      </w:pPr>
    </w:p>
    <w:p w:rsidR="00086DE3" w:rsidRDefault="00086DE3" w:rsidP="00086DE3">
      <w:pPr>
        <w:spacing w:line="360" w:lineRule="auto"/>
        <w:ind w:firstLineChars="200" w:firstLine="420"/>
        <w:rPr>
          <w:szCs w:val="21"/>
        </w:rPr>
      </w:pPr>
    </w:p>
    <w:p w:rsidR="00086DE3" w:rsidRDefault="00086DE3" w:rsidP="00086DE3">
      <w:pPr>
        <w:spacing w:line="360" w:lineRule="auto"/>
        <w:ind w:firstLineChars="200" w:firstLine="420"/>
        <w:rPr>
          <w:szCs w:val="21"/>
        </w:rPr>
      </w:pPr>
    </w:p>
    <w:p w:rsidR="00086DE3" w:rsidRDefault="00086DE3" w:rsidP="00086DE3">
      <w:pPr>
        <w:spacing w:line="360" w:lineRule="auto"/>
        <w:ind w:firstLineChars="200" w:firstLine="420"/>
        <w:rPr>
          <w:szCs w:val="21"/>
        </w:rPr>
      </w:pPr>
    </w:p>
    <w:p w:rsidR="00086DE3" w:rsidRDefault="00086DE3" w:rsidP="00086DE3">
      <w:pPr>
        <w:spacing w:line="360" w:lineRule="auto"/>
        <w:ind w:firstLineChars="200" w:firstLine="420"/>
        <w:rPr>
          <w:szCs w:val="21"/>
        </w:rPr>
      </w:pPr>
    </w:p>
    <w:p w:rsidR="00086DE3" w:rsidRDefault="00086DE3" w:rsidP="00086DE3">
      <w:pPr>
        <w:spacing w:line="360" w:lineRule="auto"/>
        <w:ind w:firstLineChars="200" w:firstLine="420"/>
        <w:rPr>
          <w:szCs w:val="21"/>
        </w:rPr>
      </w:pPr>
    </w:p>
    <w:p w:rsidR="00086DE3" w:rsidRDefault="00086DE3" w:rsidP="00086DE3">
      <w:pPr>
        <w:spacing w:line="360" w:lineRule="auto"/>
        <w:ind w:firstLineChars="200" w:firstLine="420"/>
        <w:rPr>
          <w:szCs w:val="21"/>
        </w:rPr>
      </w:pPr>
    </w:p>
    <w:p w:rsidR="00086DE3" w:rsidRDefault="00086DE3" w:rsidP="00086DE3">
      <w:pPr>
        <w:spacing w:line="360" w:lineRule="auto"/>
        <w:ind w:firstLineChars="200" w:firstLine="420"/>
        <w:rPr>
          <w:szCs w:val="21"/>
        </w:rPr>
      </w:pPr>
    </w:p>
    <w:p w:rsidR="00086DE3" w:rsidRDefault="00086DE3" w:rsidP="00086DE3">
      <w:pPr>
        <w:spacing w:line="360" w:lineRule="auto"/>
        <w:ind w:firstLineChars="200" w:firstLine="420"/>
        <w:rPr>
          <w:szCs w:val="21"/>
        </w:rPr>
      </w:pPr>
    </w:p>
    <w:p w:rsidR="00086DE3" w:rsidRDefault="00086DE3" w:rsidP="00086DE3">
      <w:pPr>
        <w:spacing w:line="360" w:lineRule="auto"/>
        <w:ind w:firstLineChars="200" w:firstLine="420"/>
        <w:jc w:val="center"/>
        <w:rPr>
          <w:szCs w:val="21"/>
        </w:rPr>
      </w:pPr>
    </w:p>
    <w:p w:rsidR="00086DE3" w:rsidRPr="004E3AAD" w:rsidRDefault="00086DE3" w:rsidP="00086DE3">
      <w:pPr>
        <w:spacing w:line="360" w:lineRule="auto"/>
        <w:ind w:firstLineChars="200" w:firstLine="420"/>
        <w:jc w:val="center"/>
        <w:rPr>
          <w:color w:val="7F7F7F" w:themeColor="text1" w:themeTint="80"/>
          <w:szCs w:val="21"/>
        </w:rPr>
      </w:pPr>
      <w:r w:rsidRPr="004E3AAD">
        <w:rPr>
          <w:rFonts w:hint="eastAsia"/>
          <w:color w:val="7F7F7F" w:themeColor="text1" w:themeTint="80"/>
          <w:szCs w:val="21"/>
        </w:rPr>
        <w:t>图</w:t>
      </w:r>
      <w:r w:rsidRPr="004E3AAD">
        <w:rPr>
          <w:color w:val="7F7F7F" w:themeColor="text1" w:themeTint="80"/>
          <w:szCs w:val="21"/>
        </w:rPr>
        <w:t>9</w:t>
      </w:r>
      <w:r w:rsidRPr="004E3AAD">
        <w:rPr>
          <w:rFonts w:hint="eastAsia"/>
          <w:color w:val="7F7F7F" w:themeColor="text1" w:themeTint="80"/>
          <w:szCs w:val="21"/>
        </w:rPr>
        <w:t>：电位差计操作面板</w:t>
      </w:r>
    </w:p>
    <w:p w:rsidR="00086DE3" w:rsidRDefault="00086DE3" w:rsidP="00086DE3">
      <w:pPr>
        <w:spacing w:line="360" w:lineRule="auto"/>
        <w:ind w:firstLineChars="200" w:firstLine="420"/>
        <w:jc w:val="left"/>
        <w:rPr>
          <w:szCs w:val="21"/>
        </w:rPr>
      </w:pPr>
      <w:r>
        <w:rPr>
          <w:rFonts w:hint="eastAsia"/>
          <w:szCs w:val="21"/>
        </w:rPr>
        <w:t>操作面板定义如下：</w:t>
      </w:r>
    </w:p>
    <w:p w:rsidR="00086DE3" w:rsidRDefault="00086DE3" w:rsidP="00086DE3">
      <w:pPr>
        <w:spacing w:line="300" w:lineRule="auto"/>
        <w:ind w:firstLineChars="300" w:firstLine="630"/>
        <w:rPr>
          <w:rFonts w:ascii="楷体" w:eastAsia="楷体" w:hAnsi="楷体"/>
          <w:szCs w:val="21"/>
        </w:rPr>
      </w:pPr>
      <w:r>
        <w:rPr>
          <w:rFonts w:ascii="楷体" w:eastAsia="楷体" w:hAnsi="楷体" w:hint="eastAsia"/>
          <w:szCs w:val="21"/>
        </w:rPr>
        <w:t>⑴、未知电压测量接线柱    ⑵、倍率开关    ⑶、步进盘(规盘)</w:t>
      </w:r>
    </w:p>
    <w:p w:rsidR="00086DE3" w:rsidRDefault="00086DE3" w:rsidP="00086DE3">
      <w:pPr>
        <w:spacing w:line="300" w:lineRule="auto"/>
        <w:ind w:firstLineChars="300" w:firstLine="630"/>
        <w:rPr>
          <w:rFonts w:ascii="楷体" w:eastAsia="楷体" w:hAnsi="楷体"/>
          <w:szCs w:val="21"/>
        </w:rPr>
      </w:pPr>
      <w:r>
        <w:rPr>
          <w:rFonts w:ascii="楷体" w:eastAsia="楷体" w:hAnsi="楷体" w:hint="eastAsia"/>
          <w:szCs w:val="21"/>
        </w:rPr>
        <w:t>⑷、电键开关              ⑸、检流计      ⑹、检流计调零</w:t>
      </w:r>
    </w:p>
    <w:p w:rsidR="00086DE3" w:rsidRDefault="00086DE3" w:rsidP="00086DE3">
      <w:pPr>
        <w:spacing w:line="360" w:lineRule="auto"/>
        <w:ind w:firstLineChars="300" w:firstLine="630"/>
        <w:jc w:val="left"/>
        <w:rPr>
          <w:rFonts w:ascii="楷体" w:eastAsia="楷体" w:hAnsi="楷体"/>
          <w:szCs w:val="21"/>
        </w:rPr>
      </w:pPr>
      <w:r>
        <w:rPr>
          <w:rFonts w:ascii="楷体" w:eastAsia="楷体" w:hAnsi="楷体" w:hint="eastAsia"/>
          <w:szCs w:val="21"/>
        </w:rPr>
        <w:t>⑺、工作电流调节变阻器    ⑻、滑线盘</w:t>
      </w:r>
    </w:p>
    <w:p w:rsidR="00086DE3" w:rsidRDefault="00086DE3" w:rsidP="00086DE3">
      <w:pPr>
        <w:spacing w:line="360" w:lineRule="auto"/>
        <w:ind w:firstLineChars="200" w:firstLine="420"/>
        <w:jc w:val="left"/>
        <w:rPr>
          <w:szCs w:val="21"/>
        </w:rPr>
      </w:pPr>
      <w:r>
        <w:rPr>
          <w:rFonts w:hint="eastAsia"/>
          <w:szCs w:val="21"/>
        </w:rPr>
        <w:t>在实际的调节过程中，</w:t>
      </w:r>
      <w:r>
        <w:rPr>
          <w:szCs w:val="21"/>
        </w:rPr>
        <w:t>R</w:t>
      </w:r>
      <w:r>
        <w:rPr>
          <w:sz w:val="16"/>
          <w:szCs w:val="21"/>
        </w:rPr>
        <w:t>Q</w:t>
      </w:r>
      <w:r>
        <w:rPr>
          <w:rFonts w:hint="eastAsia"/>
          <w:szCs w:val="21"/>
        </w:rPr>
        <w:t>的调节用步进盘进行粗调，用滑线盘进行细调，为了读数方便，进行换算后直接标示电压值，而不是电阻值。</w:t>
      </w:r>
    </w:p>
    <w:p w:rsidR="00086DE3" w:rsidRDefault="00086DE3" w:rsidP="00086DE3">
      <w:pPr>
        <w:spacing w:line="360" w:lineRule="auto"/>
        <w:ind w:firstLineChars="200" w:firstLine="420"/>
        <w:jc w:val="left"/>
        <w:rPr>
          <w:szCs w:val="21"/>
        </w:rPr>
      </w:pPr>
      <w:r>
        <w:rPr>
          <w:rFonts w:hint="eastAsia"/>
          <w:szCs w:val="21"/>
        </w:rPr>
        <w:t>将待测电压接入后，将倍率开关拨到“</w:t>
      </w:r>
      <w:r>
        <w:rPr>
          <w:szCs w:val="21"/>
        </w:rPr>
        <w:t>X1</w:t>
      </w:r>
      <w:r>
        <w:rPr>
          <w:rFonts w:hint="eastAsia"/>
          <w:szCs w:val="21"/>
        </w:rPr>
        <w:t>”或者“</w:t>
      </w:r>
      <w:r>
        <w:rPr>
          <w:szCs w:val="21"/>
        </w:rPr>
        <w:t>X0.2</w:t>
      </w:r>
      <w:r>
        <w:rPr>
          <w:rFonts w:hint="eastAsia"/>
          <w:szCs w:val="21"/>
        </w:rPr>
        <w:t>”，调节“调零”旋钮将检流计调零；将“电键开关”拨到“标准”，调节工作电流调节变阻器，使检流计指零；将“电键开关”拨到“未知”，调节</w:t>
      </w:r>
      <w:r>
        <w:rPr>
          <w:rFonts w:hint="eastAsia"/>
          <w:szCs w:val="21"/>
        </w:rPr>
        <w:lastRenderedPageBreak/>
        <w:t>步进读数盘和滑线读数盘使检流计再次指零。未知电压读数为：</w:t>
      </w:r>
    </w:p>
    <w:p w:rsidR="00086DE3" w:rsidRDefault="00086DE3" w:rsidP="00086DE3">
      <w:pPr>
        <w:spacing w:line="360" w:lineRule="auto"/>
        <w:ind w:firstLineChars="300" w:firstLine="630"/>
        <w:jc w:val="center"/>
        <w:rPr>
          <w:szCs w:val="21"/>
        </w:rPr>
      </w:pPr>
      <w:r>
        <w:rPr>
          <w:szCs w:val="21"/>
        </w:rPr>
        <w:t>U</w:t>
      </w:r>
      <w:r>
        <w:rPr>
          <w:sz w:val="16"/>
          <w:szCs w:val="21"/>
        </w:rPr>
        <w:t>X</w:t>
      </w:r>
      <w:r>
        <w:rPr>
          <w:szCs w:val="21"/>
        </w:rPr>
        <w:t>=</w:t>
      </w:r>
      <w:r>
        <w:rPr>
          <w:rFonts w:hint="eastAsia"/>
          <w:szCs w:val="21"/>
        </w:rPr>
        <w:t>（步进盘读数</w:t>
      </w:r>
      <w:r>
        <w:rPr>
          <w:szCs w:val="21"/>
        </w:rPr>
        <w:t>+</w:t>
      </w:r>
      <w:r>
        <w:rPr>
          <w:rFonts w:hint="eastAsia"/>
          <w:szCs w:val="21"/>
        </w:rPr>
        <w:t>滑线盘读数）×倍率</w:t>
      </w:r>
    </w:p>
    <w:p w:rsidR="00086DE3" w:rsidRDefault="00086DE3" w:rsidP="00086DE3">
      <w:pPr>
        <w:spacing w:beforeLines="50" w:before="156" w:afterLines="50" w:after="156" w:line="360" w:lineRule="auto"/>
        <w:jc w:val="left"/>
        <w:rPr>
          <w:rFonts w:ascii="宋体" w:hAnsi="宋体"/>
          <w:b/>
          <w:szCs w:val="21"/>
        </w:rPr>
      </w:pPr>
      <w:r>
        <w:rPr>
          <w:b/>
          <w:szCs w:val="21"/>
        </w:rPr>
        <w:t>3</w:t>
      </w:r>
      <w:r>
        <w:rPr>
          <w:rFonts w:hint="eastAsia"/>
          <w:b/>
          <w:szCs w:val="21"/>
        </w:rPr>
        <w:t>、</w:t>
      </w:r>
      <w:r>
        <w:rPr>
          <w:rFonts w:ascii="宋体" w:hAnsi="宋体" w:hint="eastAsia"/>
          <w:b/>
          <w:szCs w:val="21"/>
        </w:rPr>
        <w:t>DHQJ-5型教学用多功能电桥</w:t>
      </w:r>
    </w:p>
    <w:p w:rsidR="00086DE3" w:rsidRDefault="00086DE3" w:rsidP="00086DE3">
      <w:pPr>
        <w:spacing w:line="360" w:lineRule="auto"/>
        <w:ind w:firstLineChars="200" w:firstLine="420"/>
        <w:jc w:val="left"/>
        <w:rPr>
          <w:szCs w:val="21"/>
        </w:rPr>
      </w:pPr>
      <w:r>
        <w:rPr>
          <w:rFonts w:hint="eastAsia"/>
          <w:szCs w:val="21"/>
        </w:rPr>
        <w:t>单臂电桥的电路原理图如图</w:t>
      </w:r>
      <w:r>
        <w:rPr>
          <w:szCs w:val="21"/>
        </w:rPr>
        <w:t>10</w:t>
      </w:r>
      <w:r>
        <w:rPr>
          <w:rFonts w:hint="eastAsia"/>
          <w:szCs w:val="21"/>
        </w:rPr>
        <w:t>所示。</w:t>
      </w:r>
    </w:p>
    <w:p w:rsidR="00086DE3" w:rsidRDefault="00086DE3" w:rsidP="00086DE3">
      <w:pPr>
        <w:spacing w:line="360" w:lineRule="auto"/>
        <w:ind w:firstLineChars="300" w:firstLine="720"/>
        <w:jc w:val="center"/>
        <w:rPr>
          <w:szCs w:val="21"/>
        </w:rPr>
      </w:pPr>
      <w:r>
        <w:rPr>
          <w:rFonts w:ascii="宋体" w:hAnsi="宋体"/>
          <w:noProof/>
          <w:sz w:val="24"/>
        </w:rPr>
        <w:drawing>
          <wp:inline distT="0" distB="0" distL="0" distR="0" wp14:anchorId="2007C3AA" wp14:editId="64EA1949">
            <wp:extent cx="2202180" cy="1950720"/>
            <wp:effectExtent l="0" t="0" r="762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02180" cy="1950720"/>
                    </a:xfrm>
                    <a:prstGeom prst="rect">
                      <a:avLst/>
                    </a:prstGeom>
                    <a:noFill/>
                    <a:ln>
                      <a:noFill/>
                    </a:ln>
                  </pic:spPr>
                </pic:pic>
              </a:graphicData>
            </a:graphic>
          </wp:inline>
        </w:drawing>
      </w:r>
    </w:p>
    <w:p w:rsidR="00086DE3" w:rsidRPr="004E3AAD" w:rsidRDefault="00086DE3" w:rsidP="00086DE3">
      <w:pPr>
        <w:spacing w:line="360" w:lineRule="auto"/>
        <w:ind w:firstLineChars="300" w:firstLine="630"/>
        <w:jc w:val="center"/>
        <w:rPr>
          <w:color w:val="7F7F7F" w:themeColor="text1" w:themeTint="80"/>
          <w:szCs w:val="21"/>
        </w:rPr>
      </w:pPr>
      <w:r w:rsidRPr="004E3AAD">
        <w:rPr>
          <w:rFonts w:hint="eastAsia"/>
          <w:color w:val="7F7F7F" w:themeColor="text1" w:themeTint="80"/>
          <w:szCs w:val="21"/>
        </w:rPr>
        <w:t>图</w:t>
      </w:r>
      <w:r w:rsidRPr="004E3AAD">
        <w:rPr>
          <w:color w:val="7F7F7F" w:themeColor="text1" w:themeTint="80"/>
          <w:szCs w:val="21"/>
        </w:rPr>
        <w:t>10</w:t>
      </w:r>
      <w:r w:rsidRPr="004E3AAD">
        <w:rPr>
          <w:rFonts w:hint="eastAsia"/>
          <w:color w:val="7F7F7F" w:themeColor="text1" w:themeTint="80"/>
          <w:szCs w:val="21"/>
        </w:rPr>
        <w:t>：单臂电桥原理电路图</w:t>
      </w:r>
    </w:p>
    <w:p w:rsidR="00086DE3" w:rsidRDefault="008B5E37" w:rsidP="00086DE3">
      <w:pPr>
        <w:spacing w:line="360" w:lineRule="auto"/>
        <w:ind w:firstLineChars="200" w:firstLine="420"/>
        <w:jc w:val="left"/>
        <w:rPr>
          <w:szCs w:val="21"/>
        </w:rPr>
      </w:pPr>
      <w:r>
        <w:object w:dxaOrig="1440" w:dyaOrig="1440">
          <v:shape id="_x0000_s1032" type="#_x0000_t75" style="position:absolute;left:0;text-align:left;margin-left:174.45pt;margin-top:19.35pt;width:65.55pt;height:33.2pt;z-index:251665920;mso-width-relative:page;mso-height-relative:page">
            <v:imagedata r:id="rId45" o:title=""/>
          </v:shape>
          <o:OLEObject Type="Embed" ProgID="Equation.3" ShapeID="_x0000_s1032" DrawAspect="Content" ObjectID="_1572080801" r:id="rId46"/>
        </w:object>
      </w:r>
      <w:r w:rsidR="00086DE3">
        <w:rPr>
          <w:rFonts w:hint="eastAsia"/>
          <w:szCs w:val="21"/>
        </w:rPr>
        <w:t>平衡时检流计中的电流和电压均为</w:t>
      </w:r>
      <w:r w:rsidR="00086DE3">
        <w:rPr>
          <w:szCs w:val="21"/>
        </w:rPr>
        <w:t>0</w:t>
      </w:r>
      <w:r w:rsidR="00086DE3">
        <w:rPr>
          <w:rFonts w:hint="eastAsia"/>
          <w:szCs w:val="21"/>
        </w:rPr>
        <w:t>，待测电阻值为：</w:t>
      </w:r>
    </w:p>
    <w:p w:rsidR="00086DE3" w:rsidRDefault="00086DE3" w:rsidP="00086DE3">
      <w:pPr>
        <w:spacing w:line="360" w:lineRule="auto"/>
        <w:ind w:firstLineChars="300" w:firstLine="630"/>
        <w:jc w:val="right"/>
        <w:rPr>
          <w:szCs w:val="21"/>
        </w:rPr>
      </w:pPr>
      <w:r>
        <w:rPr>
          <w:rFonts w:hint="eastAsia"/>
          <w:szCs w:val="21"/>
        </w:rPr>
        <w:t>（</w:t>
      </w:r>
      <w:r>
        <w:rPr>
          <w:szCs w:val="21"/>
        </w:rPr>
        <w:t>14</w:t>
      </w:r>
      <w:r>
        <w:rPr>
          <w:rFonts w:hint="eastAsia"/>
          <w:szCs w:val="21"/>
        </w:rPr>
        <w:t>）</w:t>
      </w:r>
    </w:p>
    <w:p w:rsidR="00086DE3" w:rsidRDefault="00086DE3" w:rsidP="00086DE3">
      <w:pPr>
        <w:spacing w:line="360" w:lineRule="auto"/>
        <w:ind w:firstLineChars="200" w:firstLine="420"/>
        <w:jc w:val="left"/>
        <w:rPr>
          <w:szCs w:val="21"/>
        </w:rPr>
      </w:pPr>
      <w:r>
        <w:rPr>
          <w:rFonts w:hint="eastAsia"/>
          <w:szCs w:val="21"/>
        </w:rPr>
        <w:t>单臂电桥的技术参数和设定值如表</w:t>
      </w:r>
      <w:r>
        <w:rPr>
          <w:szCs w:val="21"/>
        </w:rPr>
        <w:t>2</w:t>
      </w:r>
      <w:r>
        <w:rPr>
          <w:rFonts w:hint="eastAsia"/>
          <w:szCs w:val="21"/>
        </w:rPr>
        <w:t>所示，本实验中平衡电桥所用的倍率为“</w:t>
      </w:r>
      <w:r>
        <w:rPr>
          <w:rFonts w:ascii="宋体" w:hAnsi="宋体" w:hint="eastAsia"/>
          <w:szCs w:val="21"/>
        </w:rPr>
        <w:t>×1</w:t>
      </w:r>
      <w:r>
        <w:rPr>
          <w:rFonts w:hint="eastAsia"/>
          <w:szCs w:val="21"/>
        </w:rPr>
        <w:t>”档，</w:t>
      </w:r>
      <w:r>
        <w:rPr>
          <w:szCs w:val="21"/>
        </w:rPr>
        <w:t>R</w:t>
      </w:r>
      <w:r>
        <w:rPr>
          <w:sz w:val="16"/>
          <w:szCs w:val="21"/>
        </w:rPr>
        <w:t>1</w:t>
      </w:r>
      <w:r>
        <w:rPr>
          <w:rFonts w:hint="eastAsia"/>
          <w:szCs w:val="21"/>
        </w:rPr>
        <w:t>和</w:t>
      </w:r>
      <w:r>
        <w:rPr>
          <w:szCs w:val="21"/>
        </w:rPr>
        <w:t>R</w:t>
      </w:r>
      <w:r>
        <w:rPr>
          <w:sz w:val="16"/>
          <w:szCs w:val="21"/>
        </w:rPr>
        <w:t>2</w:t>
      </w:r>
      <w:r>
        <w:rPr>
          <w:rFonts w:hint="eastAsia"/>
          <w:szCs w:val="21"/>
        </w:rPr>
        <w:t>的电阻值可以取</w:t>
      </w:r>
      <w:r>
        <w:rPr>
          <w:szCs w:val="21"/>
        </w:rPr>
        <w:t>1000</w:t>
      </w:r>
      <w:r>
        <w:rPr>
          <w:rFonts w:hint="eastAsia"/>
          <w:szCs w:val="21"/>
        </w:rPr>
        <w:t>欧，电压取</w:t>
      </w:r>
      <w:r>
        <w:rPr>
          <w:szCs w:val="21"/>
        </w:rPr>
        <w:t>3V</w:t>
      </w:r>
      <w:r>
        <w:rPr>
          <w:rFonts w:hint="eastAsia"/>
          <w:szCs w:val="21"/>
        </w:rPr>
        <w:t>。</w:t>
      </w:r>
    </w:p>
    <w:tbl>
      <w:tblPr>
        <w:tblStyle w:val="a7"/>
        <w:tblW w:w="5580" w:type="dxa"/>
        <w:jc w:val="center"/>
        <w:tblLayout w:type="fixed"/>
        <w:tblLook w:val="04A0" w:firstRow="1" w:lastRow="0" w:firstColumn="1" w:lastColumn="0" w:noHBand="0" w:noVBand="1"/>
      </w:tblPr>
      <w:tblGrid>
        <w:gridCol w:w="1045"/>
        <w:gridCol w:w="1488"/>
        <w:gridCol w:w="978"/>
        <w:gridCol w:w="942"/>
        <w:gridCol w:w="1127"/>
      </w:tblGrid>
      <w:tr w:rsidR="00086DE3" w:rsidTr="002C1673">
        <w:trPr>
          <w:trHeight w:val="283"/>
          <w:jc w:val="center"/>
        </w:trPr>
        <w:tc>
          <w:tcPr>
            <w:tcW w:w="1045" w:type="dxa"/>
            <w:tcBorders>
              <w:top w:val="single" w:sz="4" w:space="0" w:color="auto"/>
              <w:left w:val="single" w:sz="4" w:space="0" w:color="auto"/>
              <w:bottom w:val="single" w:sz="4" w:space="0" w:color="auto"/>
              <w:right w:val="single" w:sz="4" w:space="0" w:color="auto"/>
            </w:tcBorders>
            <w:vAlign w:val="center"/>
            <w:hideMark/>
          </w:tcPr>
          <w:p w:rsidR="00086DE3" w:rsidRDefault="00086DE3" w:rsidP="002C1673">
            <w:pPr>
              <w:spacing w:line="360" w:lineRule="atLeast"/>
              <w:outlineLvl w:val="0"/>
              <w:rPr>
                <w:rFonts w:ascii="宋体" w:hAnsi="宋体"/>
                <w:kern w:val="0"/>
                <w:szCs w:val="21"/>
              </w:rPr>
            </w:pPr>
            <w:r>
              <w:rPr>
                <w:rFonts w:ascii="宋体" w:hAnsi="宋体" w:hint="eastAsia"/>
                <w:kern w:val="0"/>
                <w:szCs w:val="21"/>
              </w:rPr>
              <w:t>量程倍率</w:t>
            </w:r>
          </w:p>
        </w:tc>
        <w:tc>
          <w:tcPr>
            <w:tcW w:w="1488" w:type="dxa"/>
            <w:tcBorders>
              <w:top w:val="single" w:sz="4" w:space="0" w:color="auto"/>
              <w:left w:val="single" w:sz="4" w:space="0" w:color="auto"/>
              <w:bottom w:val="single" w:sz="4" w:space="0" w:color="auto"/>
              <w:right w:val="single" w:sz="4" w:space="0" w:color="auto"/>
            </w:tcBorders>
            <w:vAlign w:val="center"/>
            <w:hideMark/>
          </w:tcPr>
          <w:p w:rsidR="00086DE3" w:rsidRDefault="00086DE3" w:rsidP="002C1673">
            <w:pPr>
              <w:spacing w:line="360" w:lineRule="atLeast"/>
              <w:jc w:val="center"/>
              <w:outlineLvl w:val="0"/>
              <w:rPr>
                <w:rFonts w:ascii="宋体" w:hAnsi="宋体"/>
                <w:kern w:val="0"/>
                <w:szCs w:val="21"/>
              </w:rPr>
            </w:pPr>
            <w:r>
              <w:rPr>
                <w:rFonts w:ascii="宋体" w:hAnsi="宋体" w:hint="eastAsia"/>
                <w:kern w:val="0"/>
                <w:szCs w:val="21"/>
              </w:rPr>
              <w:t>有效量程(Ω)</w:t>
            </w:r>
          </w:p>
        </w:tc>
        <w:tc>
          <w:tcPr>
            <w:tcW w:w="978" w:type="dxa"/>
            <w:tcBorders>
              <w:top w:val="single" w:sz="4" w:space="0" w:color="auto"/>
              <w:left w:val="single" w:sz="4" w:space="0" w:color="auto"/>
              <w:bottom w:val="single" w:sz="4" w:space="0" w:color="auto"/>
              <w:right w:val="single" w:sz="4" w:space="0" w:color="auto"/>
            </w:tcBorders>
            <w:vAlign w:val="center"/>
            <w:hideMark/>
          </w:tcPr>
          <w:p w:rsidR="00086DE3" w:rsidRDefault="00086DE3" w:rsidP="002C1673">
            <w:pPr>
              <w:spacing w:line="360" w:lineRule="atLeast"/>
              <w:jc w:val="center"/>
              <w:outlineLvl w:val="0"/>
              <w:rPr>
                <w:rFonts w:ascii="宋体" w:hAnsi="宋体"/>
                <w:kern w:val="0"/>
                <w:szCs w:val="21"/>
              </w:rPr>
            </w:pPr>
            <w:r>
              <w:rPr>
                <w:rFonts w:ascii="宋体" w:hAnsi="宋体" w:hint="eastAsia"/>
                <w:kern w:val="0"/>
                <w:szCs w:val="21"/>
              </w:rPr>
              <w:t>R</w:t>
            </w:r>
            <w:r>
              <w:rPr>
                <w:rFonts w:ascii="宋体" w:hAnsi="宋体" w:hint="eastAsia"/>
                <w:kern w:val="0"/>
                <w:szCs w:val="21"/>
                <w:vertAlign w:val="subscript"/>
              </w:rPr>
              <w:t>1</w:t>
            </w:r>
            <w:r>
              <w:rPr>
                <w:rFonts w:ascii="宋体" w:hAnsi="宋体" w:hint="eastAsia"/>
                <w:kern w:val="0"/>
                <w:szCs w:val="21"/>
              </w:rPr>
              <w:t xml:space="preserve"> (Ω)</w:t>
            </w:r>
          </w:p>
        </w:tc>
        <w:tc>
          <w:tcPr>
            <w:tcW w:w="942" w:type="dxa"/>
            <w:tcBorders>
              <w:top w:val="single" w:sz="4" w:space="0" w:color="auto"/>
              <w:left w:val="single" w:sz="4" w:space="0" w:color="auto"/>
              <w:bottom w:val="single" w:sz="4" w:space="0" w:color="auto"/>
              <w:right w:val="single" w:sz="4" w:space="0" w:color="auto"/>
            </w:tcBorders>
            <w:vAlign w:val="center"/>
            <w:hideMark/>
          </w:tcPr>
          <w:p w:rsidR="00086DE3" w:rsidRDefault="00086DE3" w:rsidP="002C1673">
            <w:pPr>
              <w:spacing w:line="360" w:lineRule="atLeast"/>
              <w:jc w:val="center"/>
              <w:outlineLvl w:val="0"/>
              <w:rPr>
                <w:rFonts w:ascii="宋体" w:hAnsi="宋体"/>
                <w:kern w:val="0"/>
                <w:szCs w:val="21"/>
              </w:rPr>
            </w:pPr>
            <w:r>
              <w:rPr>
                <w:rFonts w:ascii="宋体" w:hAnsi="宋体" w:hint="eastAsia"/>
                <w:kern w:val="0"/>
                <w:szCs w:val="21"/>
              </w:rPr>
              <w:t>R</w:t>
            </w:r>
            <w:r>
              <w:rPr>
                <w:rFonts w:ascii="宋体" w:hAnsi="宋体" w:hint="eastAsia"/>
                <w:kern w:val="0"/>
                <w:szCs w:val="21"/>
                <w:vertAlign w:val="subscript"/>
              </w:rPr>
              <w:t>2</w:t>
            </w:r>
            <w:r>
              <w:rPr>
                <w:rFonts w:ascii="宋体" w:hAnsi="宋体" w:hint="eastAsia"/>
                <w:kern w:val="0"/>
                <w:szCs w:val="21"/>
              </w:rPr>
              <w:t xml:space="preserve"> (Ω)</w:t>
            </w:r>
          </w:p>
        </w:tc>
        <w:tc>
          <w:tcPr>
            <w:tcW w:w="1127" w:type="dxa"/>
            <w:tcBorders>
              <w:top w:val="single" w:sz="4" w:space="0" w:color="auto"/>
              <w:left w:val="single" w:sz="4" w:space="0" w:color="auto"/>
              <w:bottom w:val="single" w:sz="4" w:space="0" w:color="auto"/>
              <w:right w:val="single" w:sz="4" w:space="0" w:color="auto"/>
            </w:tcBorders>
            <w:vAlign w:val="center"/>
            <w:hideMark/>
          </w:tcPr>
          <w:p w:rsidR="00086DE3" w:rsidRDefault="00086DE3" w:rsidP="002C1673">
            <w:pPr>
              <w:spacing w:line="360" w:lineRule="atLeast"/>
              <w:jc w:val="center"/>
              <w:outlineLvl w:val="0"/>
              <w:rPr>
                <w:rFonts w:ascii="宋体" w:hAnsi="宋体"/>
                <w:kern w:val="0"/>
                <w:szCs w:val="21"/>
              </w:rPr>
            </w:pPr>
            <w:r>
              <w:rPr>
                <w:rFonts w:ascii="宋体" w:hAnsi="宋体" w:hint="eastAsia"/>
                <w:kern w:val="0"/>
                <w:szCs w:val="21"/>
              </w:rPr>
              <w:t>工作电压</w:t>
            </w:r>
          </w:p>
        </w:tc>
      </w:tr>
      <w:tr w:rsidR="00086DE3" w:rsidTr="002C1673">
        <w:trPr>
          <w:trHeight w:val="283"/>
          <w:jc w:val="center"/>
        </w:trPr>
        <w:tc>
          <w:tcPr>
            <w:tcW w:w="1045" w:type="dxa"/>
            <w:tcBorders>
              <w:top w:val="single" w:sz="4" w:space="0" w:color="auto"/>
              <w:left w:val="single" w:sz="4" w:space="0" w:color="auto"/>
              <w:bottom w:val="single" w:sz="4" w:space="0" w:color="auto"/>
              <w:right w:val="single" w:sz="4" w:space="0" w:color="auto"/>
            </w:tcBorders>
            <w:vAlign w:val="center"/>
            <w:hideMark/>
          </w:tcPr>
          <w:p w:rsidR="00086DE3" w:rsidRDefault="00086DE3" w:rsidP="002C1673">
            <w:pPr>
              <w:spacing w:line="360" w:lineRule="atLeast"/>
              <w:jc w:val="center"/>
              <w:outlineLvl w:val="0"/>
              <w:rPr>
                <w:rFonts w:ascii="宋体" w:hAnsi="宋体"/>
                <w:kern w:val="0"/>
                <w:szCs w:val="21"/>
              </w:rPr>
            </w:pPr>
            <w:r>
              <w:rPr>
                <w:rFonts w:ascii="宋体" w:hAnsi="宋体" w:hint="eastAsia"/>
                <w:kern w:val="0"/>
                <w:szCs w:val="21"/>
              </w:rPr>
              <w:t>×10</w:t>
            </w:r>
            <w:r>
              <w:rPr>
                <w:rFonts w:ascii="宋体" w:hAnsi="宋体" w:hint="eastAsia"/>
                <w:kern w:val="0"/>
                <w:szCs w:val="21"/>
                <w:vertAlign w:val="superscript"/>
              </w:rPr>
              <w:t>-3</w:t>
            </w:r>
          </w:p>
        </w:tc>
        <w:tc>
          <w:tcPr>
            <w:tcW w:w="1488" w:type="dxa"/>
            <w:tcBorders>
              <w:top w:val="single" w:sz="4" w:space="0" w:color="auto"/>
              <w:left w:val="single" w:sz="4" w:space="0" w:color="auto"/>
              <w:bottom w:val="single" w:sz="4" w:space="0" w:color="auto"/>
              <w:right w:val="single" w:sz="4" w:space="0" w:color="auto"/>
            </w:tcBorders>
            <w:vAlign w:val="center"/>
            <w:hideMark/>
          </w:tcPr>
          <w:p w:rsidR="00086DE3" w:rsidRDefault="00086DE3" w:rsidP="002C1673">
            <w:pPr>
              <w:spacing w:line="360" w:lineRule="atLeast"/>
              <w:jc w:val="center"/>
              <w:outlineLvl w:val="0"/>
              <w:rPr>
                <w:rFonts w:ascii="宋体" w:hAnsi="宋体"/>
                <w:kern w:val="0"/>
                <w:szCs w:val="21"/>
              </w:rPr>
            </w:pPr>
            <w:r>
              <w:rPr>
                <w:rFonts w:ascii="宋体" w:hAnsi="宋体" w:hint="eastAsia"/>
                <w:kern w:val="0"/>
                <w:szCs w:val="21"/>
              </w:rPr>
              <w:t>1～11.111</w:t>
            </w:r>
          </w:p>
        </w:tc>
        <w:tc>
          <w:tcPr>
            <w:tcW w:w="978" w:type="dxa"/>
            <w:tcBorders>
              <w:top w:val="single" w:sz="4" w:space="0" w:color="auto"/>
              <w:left w:val="single" w:sz="4" w:space="0" w:color="auto"/>
              <w:bottom w:val="single" w:sz="4" w:space="0" w:color="auto"/>
              <w:right w:val="single" w:sz="4" w:space="0" w:color="auto"/>
            </w:tcBorders>
            <w:vAlign w:val="center"/>
            <w:hideMark/>
          </w:tcPr>
          <w:p w:rsidR="00086DE3" w:rsidRDefault="00086DE3" w:rsidP="002C1673">
            <w:pPr>
              <w:spacing w:line="360" w:lineRule="atLeast"/>
              <w:jc w:val="center"/>
              <w:outlineLvl w:val="0"/>
              <w:rPr>
                <w:rFonts w:ascii="宋体" w:hAnsi="宋体"/>
                <w:kern w:val="0"/>
                <w:szCs w:val="21"/>
              </w:rPr>
            </w:pPr>
            <w:r>
              <w:rPr>
                <w:rFonts w:ascii="宋体" w:hAnsi="宋体" w:hint="eastAsia"/>
                <w:kern w:val="0"/>
                <w:szCs w:val="21"/>
              </w:rPr>
              <w:t>10000</w:t>
            </w:r>
          </w:p>
        </w:tc>
        <w:tc>
          <w:tcPr>
            <w:tcW w:w="942" w:type="dxa"/>
            <w:tcBorders>
              <w:top w:val="single" w:sz="4" w:space="0" w:color="auto"/>
              <w:left w:val="single" w:sz="4" w:space="0" w:color="auto"/>
              <w:bottom w:val="single" w:sz="4" w:space="0" w:color="auto"/>
              <w:right w:val="single" w:sz="4" w:space="0" w:color="auto"/>
            </w:tcBorders>
            <w:vAlign w:val="center"/>
            <w:hideMark/>
          </w:tcPr>
          <w:p w:rsidR="00086DE3" w:rsidRDefault="00086DE3" w:rsidP="002C1673">
            <w:pPr>
              <w:spacing w:line="360" w:lineRule="atLeast"/>
              <w:jc w:val="center"/>
              <w:outlineLvl w:val="0"/>
              <w:rPr>
                <w:rFonts w:ascii="宋体" w:hAnsi="宋体"/>
                <w:kern w:val="0"/>
                <w:szCs w:val="21"/>
              </w:rPr>
            </w:pPr>
            <w:r>
              <w:rPr>
                <w:rFonts w:ascii="宋体" w:hAnsi="宋体" w:hint="eastAsia"/>
                <w:kern w:val="0"/>
                <w:szCs w:val="21"/>
              </w:rPr>
              <w:t>10</w:t>
            </w:r>
          </w:p>
        </w:tc>
        <w:tc>
          <w:tcPr>
            <w:tcW w:w="1127" w:type="dxa"/>
            <w:vMerge w:val="restart"/>
            <w:tcBorders>
              <w:top w:val="single" w:sz="4" w:space="0" w:color="auto"/>
              <w:left w:val="single" w:sz="4" w:space="0" w:color="auto"/>
              <w:bottom w:val="single" w:sz="4" w:space="0" w:color="auto"/>
              <w:right w:val="single" w:sz="4" w:space="0" w:color="auto"/>
            </w:tcBorders>
            <w:vAlign w:val="center"/>
            <w:hideMark/>
          </w:tcPr>
          <w:p w:rsidR="00086DE3" w:rsidRDefault="00086DE3" w:rsidP="002C1673">
            <w:pPr>
              <w:spacing w:line="360" w:lineRule="atLeast"/>
              <w:jc w:val="center"/>
              <w:outlineLvl w:val="0"/>
              <w:rPr>
                <w:rFonts w:ascii="宋体" w:hAnsi="宋体"/>
                <w:kern w:val="0"/>
                <w:szCs w:val="21"/>
              </w:rPr>
            </w:pPr>
            <w:r>
              <w:rPr>
                <w:rFonts w:ascii="宋体" w:hAnsi="宋体" w:hint="eastAsia"/>
                <w:kern w:val="0"/>
                <w:szCs w:val="21"/>
              </w:rPr>
              <w:t>3V</w:t>
            </w:r>
          </w:p>
        </w:tc>
      </w:tr>
      <w:tr w:rsidR="00086DE3" w:rsidTr="002C1673">
        <w:trPr>
          <w:trHeight w:val="283"/>
          <w:jc w:val="center"/>
        </w:trPr>
        <w:tc>
          <w:tcPr>
            <w:tcW w:w="1045" w:type="dxa"/>
            <w:tcBorders>
              <w:top w:val="single" w:sz="4" w:space="0" w:color="auto"/>
              <w:left w:val="single" w:sz="4" w:space="0" w:color="auto"/>
              <w:bottom w:val="single" w:sz="4" w:space="0" w:color="auto"/>
              <w:right w:val="single" w:sz="4" w:space="0" w:color="auto"/>
            </w:tcBorders>
            <w:vAlign w:val="center"/>
            <w:hideMark/>
          </w:tcPr>
          <w:p w:rsidR="00086DE3" w:rsidRDefault="00086DE3" w:rsidP="002C1673">
            <w:pPr>
              <w:spacing w:line="360" w:lineRule="atLeast"/>
              <w:jc w:val="center"/>
              <w:outlineLvl w:val="0"/>
              <w:rPr>
                <w:rFonts w:ascii="宋体" w:hAnsi="宋体"/>
                <w:kern w:val="0"/>
                <w:szCs w:val="21"/>
              </w:rPr>
            </w:pPr>
            <w:r>
              <w:rPr>
                <w:rFonts w:ascii="宋体" w:hAnsi="宋体" w:hint="eastAsia"/>
                <w:kern w:val="0"/>
                <w:szCs w:val="21"/>
              </w:rPr>
              <w:t>×10</w:t>
            </w:r>
            <w:r>
              <w:rPr>
                <w:rFonts w:ascii="宋体" w:hAnsi="宋体" w:hint="eastAsia"/>
                <w:kern w:val="0"/>
                <w:szCs w:val="21"/>
                <w:vertAlign w:val="superscript"/>
              </w:rPr>
              <w:t>-2</w:t>
            </w:r>
          </w:p>
        </w:tc>
        <w:tc>
          <w:tcPr>
            <w:tcW w:w="1488" w:type="dxa"/>
            <w:tcBorders>
              <w:top w:val="single" w:sz="4" w:space="0" w:color="auto"/>
              <w:left w:val="single" w:sz="4" w:space="0" w:color="auto"/>
              <w:bottom w:val="single" w:sz="4" w:space="0" w:color="auto"/>
              <w:right w:val="single" w:sz="4" w:space="0" w:color="auto"/>
            </w:tcBorders>
            <w:vAlign w:val="center"/>
            <w:hideMark/>
          </w:tcPr>
          <w:p w:rsidR="00086DE3" w:rsidRDefault="00086DE3" w:rsidP="002C1673">
            <w:pPr>
              <w:spacing w:line="360" w:lineRule="atLeast"/>
              <w:jc w:val="center"/>
              <w:outlineLvl w:val="0"/>
              <w:rPr>
                <w:rFonts w:ascii="宋体" w:hAnsi="宋体"/>
                <w:kern w:val="0"/>
                <w:szCs w:val="21"/>
              </w:rPr>
            </w:pPr>
            <w:r>
              <w:rPr>
                <w:rFonts w:ascii="宋体" w:hAnsi="宋体" w:hint="eastAsia"/>
                <w:kern w:val="0"/>
                <w:szCs w:val="21"/>
              </w:rPr>
              <w:t>10～111.11</w:t>
            </w:r>
          </w:p>
        </w:tc>
        <w:tc>
          <w:tcPr>
            <w:tcW w:w="978" w:type="dxa"/>
            <w:tcBorders>
              <w:top w:val="single" w:sz="4" w:space="0" w:color="auto"/>
              <w:left w:val="single" w:sz="4" w:space="0" w:color="auto"/>
              <w:bottom w:val="single" w:sz="4" w:space="0" w:color="auto"/>
              <w:right w:val="single" w:sz="4" w:space="0" w:color="auto"/>
            </w:tcBorders>
            <w:vAlign w:val="center"/>
            <w:hideMark/>
          </w:tcPr>
          <w:p w:rsidR="00086DE3" w:rsidRDefault="00086DE3" w:rsidP="002C1673">
            <w:pPr>
              <w:spacing w:line="360" w:lineRule="atLeast"/>
              <w:jc w:val="center"/>
              <w:outlineLvl w:val="0"/>
              <w:rPr>
                <w:rFonts w:ascii="宋体" w:hAnsi="宋体"/>
                <w:kern w:val="0"/>
                <w:szCs w:val="21"/>
              </w:rPr>
            </w:pPr>
            <w:r>
              <w:rPr>
                <w:rFonts w:ascii="宋体" w:hAnsi="宋体" w:hint="eastAsia"/>
                <w:kern w:val="0"/>
                <w:szCs w:val="21"/>
              </w:rPr>
              <w:t>10000</w:t>
            </w:r>
          </w:p>
        </w:tc>
        <w:tc>
          <w:tcPr>
            <w:tcW w:w="942" w:type="dxa"/>
            <w:tcBorders>
              <w:top w:val="single" w:sz="4" w:space="0" w:color="auto"/>
              <w:left w:val="single" w:sz="4" w:space="0" w:color="auto"/>
              <w:bottom w:val="single" w:sz="4" w:space="0" w:color="auto"/>
              <w:right w:val="single" w:sz="4" w:space="0" w:color="auto"/>
            </w:tcBorders>
            <w:vAlign w:val="center"/>
            <w:hideMark/>
          </w:tcPr>
          <w:p w:rsidR="00086DE3" w:rsidRDefault="00086DE3" w:rsidP="002C1673">
            <w:pPr>
              <w:spacing w:line="360" w:lineRule="atLeast"/>
              <w:jc w:val="center"/>
              <w:outlineLvl w:val="0"/>
              <w:rPr>
                <w:rFonts w:ascii="宋体" w:hAnsi="宋体"/>
                <w:kern w:val="0"/>
                <w:szCs w:val="21"/>
              </w:rPr>
            </w:pPr>
            <w:r>
              <w:rPr>
                <w:rFonts w:ascii="宋体" w:hAnsi="宋体" w:hint="eastAsia"/>
                <w:kern w:val="0"/>
                <w:szCs w:val="21"/>
              </w:rPr>
              <w:t>100</w:t>
            </w:r>
          </w:p>
        </w:tc>
        <w:tc>
          <w:tcPr>
            <w:tcW w:w="1127" w:type="dxa"/>
            <w:vMerge/>
            <w:tcBorders>
              <w:top w:val="single" w:sz="4" w:space="0" w:color="auto"/>
              <w:left w:val="single" w:sz="4" w:space="0" w:color="auto"/>
              <w:bottom w:val="single" w:sz="4" w:space="0" w:color="auto"/>
              <w:right w:val="single" w:sz="4" w:space="0" w:color="auto"/>
            </w:tcBorders>
            <w:vAlign w:val="center"/>
            <w:hideMark/>
          </w:tcPr>
          <w:p w:rsidR="00086DE3" w:rsidRDefault="00086DE3" w:rsidP="002C1673">
            <w:pPr>
              <w:widowControl/>
              <w:jc w:val="left"/>
              <w:rPr>
                <w:rFonts w:ascii="宋体" w:eastAsia="Times New Roman" w:hAnsi="宋体"/>
                <w:kern w:val="0"/>
                <w:szCs w:val="21"/>
              </w:rPr>
            </w:pPr>
          </w:p>
        </w:tc>
      </w:tr>
      <w:tr w:rsidR="00086DE3" w:rsidTr="002C1673">
        <w:trPr>
          <w:trHeight w:val="283"/>
          <w:jc w:val="center"/>
        </w:trPr>
        <w:tc>
          <w:tcPr>
            <w:tcW w:w="1045" w:type="dxa"/>
            <w:tcBorders>
              <w:top w:val="single" w:sz="4" w:space="0" w:color="auto"/>
              <w:left w:val="single" w:sz="4" w:space="0" w:color="auto"/>
              <w:bottom w:val="single" w:sz="4" w:space="0" w:color="auto"/>
              <w:right w:val="single" w:sz="4" w:space="0" w:color="auto"/>
            </w:tcBorders>
            <w:vAlign w:val="center"/>
            <w:hideMark/>
          </w:tcPr>
          <w:p w:rsidR="00086DE3" w:rsidRDefault="00086DE3" w:rsidP="002C1673">
            <w:pPr>
              <w:spacing w:line="360" w:lineRule="atLeast"/>
              <w:jc w:val="center"/>
              <w:outlineLvl w:val="0"/>
              <w:rPr>
                <w:rFonts w:ascii="宋体" w:hAnsi="宋体"/>
                <w:kern w:val="0"/>
                <w:szCs w:val="21"/>
              </w:rPr>
            </w:pPr>
            <w:r>
              <w:rPr>
                <w:rFonts w:ascii="宋体" w:hAnsi="宋体" w:hint="eastAsia"/>
                <w:kern w:val="0"/>
                <w:szCs w:val="21"/>
              </w:rPr>
              <w:t>×10</w:t>
            </w:r>
            <w:r>
              <w:rPr>
                <w:rFonts w:ascii="宋体" w:hAnsi="宋体" w:hint="eastAsia"/>
                <w:kern w:val="0"/>
                <w:szCs w:val="21"/>
                <w:vertAlign w:val="superscript"/>
              </w:rPr>
              <w:t>-1</w:t>
            </w:r>
          </w:p>
        </w:tc>
        <w:tc>
          <w:tcPr>
            <w:tcW w:w="1488" w:type="dxa"/>
            <w:tcBorders>
              <w:top w:val="single" w:sz="4" w:space="0" w:color="auto"/>
              <w:left w:val="single" w:sz="4" w:space="0" w:color="auto"/>
              <w:bottom w:val="single" w:sz="4" w:space="0" w:color="auto"/>
              <w:right w:val="single" w:sz="4" w:space="0" w:color="auto"/>
            </w:tcBorders>
            <w:vAlign w:val="center"/>
            <w:hideMark/>
          </w:tcPr>
          <w:p w:rsidR="00086DE3" w:rsidRDefault="00086DE3" w:rsidP="002C1673">
            <w:pPr>
              <w:spacing w:line="360" w:lineRule="atLeast"/>
              <w:jc w:val="center"/>
              <w:outlineLvl w:val="0"/>
              <w:rPr>
                <w:rFonts w:ascii="宋体" w:hAnsi="宋体"/>
                <w:kern w:val="0"/>
                <w:szCs w:val="21"/>
              </w:rPr>
            </w:pPr>
            <w:r>
              <w:rPr>
                <w:rFonts w:ascii="宋体" w:hAnsi="宋体" w:hint="eastAsia"/>
                <w:kern w:val="0"/>
                <w:szCs w:val="21"/>
              </w:rPr>
              <w:t>100～1111.1</w:t>
            </w:r>
          </w:p>
        </w:tc>
        <w:tc>
          <w:tcPr>
            <w:tcW w:w="978" w:type="dxa"/>
            <w:tcBorders>
              <w:top w:val="single" w:sz="4" w:space="0" w:color="auto"/>
              <w:left w:val="single" w:sz="4" w:space="0" w:color="auto"/>
              <w:bottom w:val="single" w:sz="4" w:space="0" w:color="auto"/>
              <w:right w:val="single" w:sz="4" w:space="0" w:color="auto"/>
            </w:tcBorders>
            <w:vAlign w:val="center"/>
            <w:hideMark/>
          </w:tcPr>
          <w:p w:rsidR="00086DE3" w:rsidRDefault="00086DE3" w:rsidP="002C1673">
            <w:pPr>
              <w:spacing w:line="360" w:lineRule="atLeast"/>
              <w:jc w:val="center"/>
              <w:outlineLvl w:val="0"/>
              <w:rPr>
                <w:rFonts w:ascii="宋体" w:hAnsi="宋体"/>
                <w:kern w:val="0"/>
                <w:szCs w:val="21"/>
              </w:rPr>
            </w:pPr>
            <w:r>
              <w:rPr>
                <w:rFonts w:ascii="宋体" w:hAnsi="宋体" w:hint="eastAsia"/>
                <w:kern w:val="0"/>
                <w:szCs w:val="21"/>
              </w:rPr>
              <w:t>10000</w:t>
            </w:r>
          </w:p>
        </w:tc>
        <w:tc>
          <w:tcPr>
            <w:tcW w:w="942" w:type="dxa"/>
            <w:tcBorders>
              <w:top w:val="single" w:sz="4" w:space="0" w:color="auto"/>
              <w:left w:val="single" w:sz="4" w:space="0" w:color="auto"/>
              <w:bottom w:val="single" w:sz="4" w:space="0" w:color="auto"/>
              <w:right w:val="single" w:sz="4" w:space="0" w:color="auto"/>
            </w:tcBorders>
            <w:vAlign w:val="center"/>
            <w:hideMark/>
          </w:tcPr>
          <w:p w:rsidR="00086DE3" w:rsidRDefault="00086DE3" w:rsidP="002C1673">
            <w:pPr>
              <w:spacing w:line="360" w:lineRule="atLeast"/>
              <w:jc w:val="center"/>
              <w:outlineLvl w:val="0"/>
              <w:rPr>
                <w:rFonts w:ascii="宋体" w:hAnsi="宋体"/>
                <w:kern w:val="0"/>
                <w:szCs w:val="21"/>
              </w:rPr>
            </w:pPr>
            <w:r>
              <w:rPr>
                <w:rFonts w:ascii="宋体" w:hAnsi="宋体" w:hint="eastAsia"/>
                <w:kern w:val="0"/>
                <w:szCs w:val="21"/>
              </w:rPr>
              <w:t>1000</w:t>
            </w:r>
          </w:p>
        </w:tc>
        <w:tc>
          <w:tcPr>
            <w:tcW w:w="1127" w:type="dxa"/>
            <w:vMerge/>
            <w:tcBorders>
              <w:top w:val="single" w:sz="4" w:space="0" w:color="auto"/>
              <w:left w:val="single" w:sz="4" w:space="0" w:color="auto"/>
              <w:bottom w:val="single" w:sz="4" w:space="0" w:color="auto"/>
              <w:right w:val="single" w:sz="4" w:space="0" w:color="auto"/>
            </w:tcBorders>
            <w:vAlign w:val="center"/>
            <w:hideMark/>
          </w:tcPr>
          <w:p w:rsidR="00086DE3" w:rsidRDefault="00086DE3" w:rsidP="002C1673">
            <w:pPr>
              <w:widowControl/>
              <w:jc w:val="left"/>
              <w:rPr>
                <w:rFonts w:ascii="宋体" w:eastAsia="Times New Roman" w:hAnsi="宋体"/>
                <w:kern w:val="0"/>
                <w:szCs w:val="21"/>
              </w:rPr>
            </w:pPr>
          </w:p>
        </w:tc>
      </w:tr>
      <w:tr w:rsidR="00086DE3" w:rsidTr="002C1673">
        <w:trPr>
          <w:trHeight w:val="283"/>
          <w:jc w:val="center"/>
        </w:trPr>
        <w:tc>
          <w:tcPr>
            <w:tcW w:w="1045" w:type="dxa"/>
            <w:tcBorders>
              <w:top w:val="single" w:sz="4" w:space="0" w:color="auto"/>
              <w:left w:val="single" w:sz="4" w:space="0" w:color="auto"/>
              <w:bottom w:val="single" w:sz="4" w:space="0" w:color="auto"/>
              <w:right w:val="single" w:sz="4" w:space="0" w:color="auto"/>
            </w:tcBorders>
            <w:vAlign w:val="center"/>
            <w:hideMark/>
          </w:tcPr>
          <w:p w:rsidR="00086DE3" w:rsidRDefault="00086DE3" w:rsidP="002C1673">
            <w:pPr>
              <w:spacing w:line="360" w:lineRule="atLeast"/>
              <w:jc w:val="center"/>
              <w:outlineLvl w:val="0"/>
              <w:rPr>
                <w:rFonts w:ascii="宋体" w:hAnsi="宋体"/>
                <w:b/>
                <w:kern w:val="0"/>
                <w:szCs w:val="21"/>
              </w:rPr>
            </w:pPr>
            <w:r>
              <w:rPr>
                <w:rFonts w:ascii="宋体" w:hAnsi="宋体" w:hint="eastAsia"/>
                <w:b/>
                <w:kern w:val="0"/>
                <w:szCs w:val="21"/>
              </w:rPr>
              <w:t>×1</w:t>
            </w:r>
          </w:p>
        </w:tc>
        <w:tc>
          <w:tcPr>
            <w:tcW w:w="1488" w:type="dxa"/>
            <w:tcBorders>
              <w:top w:val="single" w:sz="4" w:space="0" w:color="auto"/>
              <w:left w:val="single" w:sz="4" w:space="0" w:color="auto"/>
              <w:bottom w:val="single" w:sz="4" w:space="0" w:color="auto"/>
              <w:right w:val="single" w:sz="4" w:space="0" w:color="auto"/>
            </w:tcBorders>
            <w:vAlign w:val="center"/>
            <w:hideMark/>
          </w:tcPr>
          <w:p w:rsidR="00086DE3" w:rsidRDefault="00086DE3" w:rsidP="002C1673">
            <w:pPr>
              <w:spacing w:line="360" w:lineRule="atLeast"/>
              <w:jc w:val="center"/>
              <w:outlineLvl w:val="0"/>
              <w:rPr>
                <w:rFonts w:ascii="宋体" w:hAnsi="宋体"/>
                <w:b/>
                <w:kern w:val="0"/>
                <w:szCs w:val="21"/>
              </w:rPr>
            </w:pPr>
            <w:r>
              <w:rPr>
                <w:rFonts w:ascii="宋体" w:hAnsi="宋体" w:hint="eastAsia"/>
                <w:b/>
                <w:kern w:val="0"/>
                <w:szCs w:val="21"/>
              </w:rPr>
              <w:t>1K～11.111K</w:t>
            </w:r>
          </w:p>
        </w:tc>
        <w:tc>
          <w:tcPr>
            <w:tcW w:w="978" w:type="dxa"/>
            <w:tcBorders>
              <w:top w:val="single" w:sz="4" w:space="0" w:color="auto"/>
              <w:left w:val="single" w:sz="4" w:space="0" w:color="auto"/>
              <w:bottom w:val="single" w:sz="4" w:space="0" w:color="auto"/>
              <w:right w:val="single" w:sz="4" w:space="0" w:color="auto"/>
            </w:tcBorders>
            <w:vAlign w:val="center"/>
            <w:hideMark/>
          </w:tcPr>
          <w:p w:rsidR="00086DE3" w:rsidRDefault="00086DE3" w:rsidP="002C1673">
            <w:pPr>
              <w:spacing w:line="360" w:lineRule="atLeast"/>
              <w:jc w:val="center"/>
              <w:outlineLvl w:val="0"/>
              <w:rPr>
                <w:rFonts w:ascii="宋体" w:hAnsi="宋体"/>
                <w:b/>
                <w:kern w:val="0"/>
                <w:szCs w:val="21"/>
              </w:rPr>
            </w:pPr>
            <w:r>
              <w:rPr>
                <w:rFonts w:ascii="宋体" w:hAnsi="宋体" w:hint="eastAsia"/>
                <w:b/>
                <w:kern w:val="0"/>
                <w:szCs w:val="21"/>
              </w:rPr>
              <w:t>1000</w:t>
            </w:r>
          </w:p>
        </w:tc>
        <w:tc>
          <w:tcPr>
            <w:tcW w:w="942" w:type="dxa"/>
            <w:tcBorders>
              <w:top w:val="single" w:sz="4" w:space="0" w:color="auto"/>
              <w:left w:val="single" w:sz="4" w:space="0" w:color="auto"/>
              <w:bottom w:val="single" w:sz="4" w:space="0" w:color="auto"/>
              <w:right w:val="single" w:sz="4" w:space="0" w:color="auto"/>
            </w:tcBorders>
            <w:vAlign w:val="center"/>
            <w:hideMark/>
          </w:tcPr>
          <w:p w:rsidR="00086DE3" w:rsidRDefault="00086DE3" w:rsidP="002C1673">
            <w:pPr>
              <w:spacing w:line="360" w:lineRule="atLeast"/>
              <w:jc w:val="center"/>
              <w:outlineLvl w:val="0"/>
              <w:rPr>
                <w:rFonts w:ascii="宋体" w:hAnsi="宋体"/>
                <w:b/>
                <w:kern w:val="0"/>
                <w:szCs w:val="21"/>
              </w:rPr>
            </w:pPr>
            <w:r>
              <w:rPr>
                <w:rFonts w:ascii="宋体" w:hAnsi="宋体" w:hint="eastAsia"/>
                <w:b/>
                <w:kern w:val="0"/>
                <w:szCs w:val="21"/>
              </w:rPr>
              <w:t>1000</w:t>
            </w:r>
          </w:p>
        </w:tc>
        <w:tc>
          <w:tcPr>
            <w:tcW w:w="1127" w:type="dxa"/>
            <w:vMerge/>
            <w:tcBorders>
              <w:top w:val="single" w:sz="4" w:space="0" w:color="auto"/>
              <w:left w:val="single" w:sz="4" w:space="0" w:color="auto"/>
              <w:bottom w:val="single" w:sz="4" w:space="0" w:color="auto"/>
              <w:right w:val="single" w:sz="4" w:space="0" w:color="auto"/>
            </w:tcBorders>
            <w:vAlign w:val="center"/>
            <w:hideMark/>
          </w:tcPr>
          <w:p w:rsidR="00086DE3" w:rsidRDefault="00086DE3" w:rsidP="002C1673">
            <w:pPr>
              <w:widowControl/>
              <w:jc w:val="left"/>
              <w:rPr>
                <w:rFonts w:ascii="宋体" w:eastAsia="Times New Roman" w:hAnsi="宋体"/>
                <w:kern w:val="0"/>
                <w:szCs w:val="21"/>
              </w:rPr>
            </w:pPr>
          </w:p>
        </w:tc>
      </w:tr>
      <w:tr w:rsidR="00086DE3" w:rsidTr="002C1673">
        <w:trPr>
          <w:trHeight w:val="283"/>
          <w:jc w:val="center"/>
        </w:trPr>
        <w:tc>
          <w:tcPr>
            <w:tcW w:w="1045" w:type="dxa"/>
            <w:tcBorders>
              <w:top w:val="single" w:sz="4" w:space="0" w:color="auto"/>
              <w:left w:val="single" w:sz="4" w:space="0" w:color="auto"/>
              <w:bottom w:val="single" w:sz="4" w:space="0" w:color="auto"/>
              <w:right w:val="single" w:sz="4" w:space="0" w:color="auto"/>
            </w:tcBorders>
            <w:vAlign w:val="center"/>
            <w:hideMark/>
          </w:tcPr>
          <w:p w:rsidR="00086DE3" w:rsidRDefault="00086DE3" w:rsidP="002C1673">
            <w:pPr>
              <w:spacing w:line="360" w:lineRule="atLeast"/>
              <w:jc w:val="center"/>
              <w:outlineLvl w:val="0"/>
              <w:rPr>
                <w:rFonts w:ascii="宋体" w:hAnsi="宋体"/>
                <w:kern w:val="0"/>
                <w:szCs w:val="21"/>
              </w:rPr>
            </w:pPr>
            <w:r>
              <w:rPr>
                <w:rFonts w:ascii="宋体" w:hAnsi="宋体" w:hint="eastAsia"/>
                <w:kern w:val="0"/>
                <w:szCs w:val="21"/>
              </w:rPr>
              <w:t>×10</w:t>
            </w:r>
          </w:p>
        </w:tc>
        <w:tc>
          <w:tcPr>
            <w:tcW w:w="1488" w:type="dxa"/>
            <w:tcBorders>
              <w:top w:val="single" w:sz="4" w:space="0" w:color="auto"/>
              <w:left w:val="single" w:sz="4" w:space="0" w:color="auto"/>
              <w:bottom w:val="single" w:sz="4" w:space="0" w:color="auto"/>
              <w:right w:val="single" w:sz="4" w:space="0" w:color="auto"/>
            </w:tcBorders>
            <w:vAlign w:val="center"/>
            <w:hideMark/>
          </w:tcPr>
          <w:p w:rsidR="00086DE3" w:rsidRDefault="00086DE3" w:rsidP="002C1673">
            <w:pPr>
              <w:spacing w:line="360" w:lineRule="atLeast"/>
              <w:jc w:val="center"/>
              <w:outlineLvl w:val="0"/>
              <w:rPr>
                <w:rFonts w:ascii="宋体" w:hAnsi="宋体"/>
                <w:kern w:val="0"/>
                <w:szCs w:val="21"/>
              </w:rPr>
            </w:pPr>
            <w:r>
              <w:rPr>
                <w:rFonts w:ascii="宋体" w:hAnsi="宋体" w:hint="eastAsia"/>
                <w:kern w:val="0"/>
                <w:szCs w:val="21"/>
              </w:rPr>
              <w:t>10K～111.11K</w:t>
            </w:r>
          </w:p>
        </w:tc>
        <w:tc>
          <w:tcPr>
            <w:tcW w:w="978" w:type="dxa"/>
            <w:tcBorders>
              <w:top w:val="single" w:sz="4" w:space="0" w:color="auto"/>
              <w:left w:val="single" w:sz="4" w:space="0" w:color="auto"/>
              <w:bottom w:val="single" w:sz="4" w:space="0" w:color="auto"/>
              <w:right w:val="single" w:sz="4" w:space="0" w:color="auto"/>
            </w:tcBorders>
            <w:vAlign w:val="center"/>
            <w:hideMark/>
          </w:tcPr>
          <w:p w:rsidR="00086DE3" w:rsidRDefault="00086DE3" w:rsidP="002C1673">
            <w:pPr>
              <w:spacing w:line="360" w:lineRule="atLeast"/>
              <w:jc w:val="center"/>
              <w:outlineLvl w:val="0"/>
              <w:rPr>
                <w:rFonts w:ascii="宋体" w:hAnsi="宋体"/>
                <w:kern w:val="0"/>
                <w:szCs w:val="21"/>
              </w:rPr>
            </w:pPr>
            <w:r>
              <w:rPr>
                <w:rFonts w:ascii="宋体" w:hAnsi="宋体" w:hint="eastAsia"/>
                <w:kern w:val="0"/>
                <w:szCs w:val="21"/>
              </w:rPr>
              <w:t>1000</w:t>
            </w:r>
          </w:p>
        </w:tc>
        <w:tc>
          <w:tcPr>
            <w:tcW w:w="942" w:type="dxa"/>
            <w:tcBorders>
              <w:top w:val="single" w:sz="4" w:space="0" w:color="auto"/>
              <w:left w:val="single" w:sz="4" w:space="0" w:color="auto"/>
              <w:bottom w:val="single" w:sz="4" w:space="0" w:color="auto"/>
              <w:right w:val="single" w:sz="4" w:space="0" w:color="auto"/>
            </w:tcBorders>
            <w:vAlign w:val="center"/>
            <w:hideMark/>
          </w:tcPr>
          <w:p w:rsidR="00086DE3" w:rsidRDefault="00086DE3" w:rsidP="002C1673">
            <w:pPr>
              <w:spacing w:line="360" w:lineRule="atLeast"/>
              <w:jc w:val="center"/>
              <w:outlineLvl w:val="0"/>
              <w:rPr>
                <w:rFonts w:ascii="宋体" w:hAnsi="宋体"/>
                <w:kern w:val="0"/>
                <w:szCs w:val="21"/>
              </w:rPr>
            </w:pPr>
            <w:r>
              <w:rPr>
                <w:rFonts w:ascii="宋体" w:hAnsi="宋体" w:hint="eastAsia"/>
                <w:kern w:val="0"/>
                <w:szCs w:val="21"/>
              </w:rPr>
              <w:t>10000</w:t>
            </w:r>
          </w:p>
        </w:tc>
        <w:tc>
          <w:tcPr>
            <w:tcW w:w="1127" w:type="dxa"/>
            <w:vMerge/>
            <w:tcBorders>
              <w:top w:val="single" w:sz="4" w:space="0" w:color="auto"/>
              <w:left w:val="single" w:sz="4" w:space="0" w:color="auto"/>
              <w:bottom w:val="single" w:sz="4" w:space="0" w:color="auto"/>
              <w:right w:val="single" w:sz="4" w:space="0" w:color="auto"/>
            </w:tcBorders>
            <w:vAlign w:val="center"/>
            <w:hideMark/>
          </w:tcPr>
          <w:p w:rsidR="00086DE3" w:rsidRDefault="00086DE3" w:rsidP="002C1673">
            <w:pPr>
              <w:widowControl/>
              <w:jc w:val="left"/>
              <w:rPr>
                <w:rFonts w:ascii="宋体" w:eastAsia="Times New Roman" w:hAnsi="宋体"/>
                <w:kern w:val="0"/>
                <w:szCs w:val="21"/>
              </w:rPr>
            </w:pPr>
          </w:p>
        </w:tc>
      </w:tr>
      <w:tr w:rsidR="00086DE3" w:rsidTr="002C1673">
        <w:trPr>
          <w:trHeight w:val="283"/>
          <w:jc w:val="center"/>
        </w:trPr>
        <w:tc>
          <w:tcPr>
            <w:tcW w:w="1045" w:type="dxa"/>
            <w:tcBorders>
              <w:top w:val="single" w:sz="4" w:space="0" w:color="auto"/>
              <w:left w:val="single" w:sz="4" w:space="0" w:color="auto"/>
              <w:bottom w:val="single" w:sz="4" w:space="0" w:color="auto"/>
              <w:right w:val="single" w:sz="4" w:space="0" w:color="auto"/>
            </w:tcBorders>
            <w:vAlign w:val="center"/>
            <w:hideMark/>
          </w:tcPr>
          <w:p w:rsidR="00086DE3" w:rsidRDefault="00086DE3" w:rsidP="002C1673">
            <w:pPr>
              <w:spacing w:line="360" w:lineRule="atLeast"/>
              <w:jc w:val="center"/>
              <w:outlineLvl w:val="0"/>
              <w:rPr>
                <w:rFonts w:ascii="宋体" w:hAnsi="宋体"/>
                <w:kern w:val="0"/>
                <w:szCs w:val="21"/>
              </w:rPr>
            </w:pPr>
            <w:r>
              <w:rPr>
                <w:rFonts w:ascii="宋体" w:hAnsi="宋体" w:hint="eastAsia"/>
                <w:kern w:val="0"/>
                <w:szCs w:val="21"/>
              </w:rPr>
              <w:t>×10</w:t>
            </w:r>
            <w:r>
              <w:rPr>
                <w:rFonts w:ascii="宋体" w:hAnsi="宋体" w:hint="eastAsia"/>
                <w:kern w:val="0"/>
                <w:szCs w:val="21"/>
                <w:vertAlign w:val="superscript"/>
              </w:rPr>
              <w:t>2</w:t>
            </w:r>
          </w:p>
        </w:tc>
        <w:tc>
          <w:tcPr>
            <w:tcW w:w="1488" w:type="dxa"/>
            <w:tcBorders>
              <w:top w:val="single" w:sz="4" w:space="0" w:color="auto"/>
              <w:left w:val="single" w:sz="4" w:space="0" w:color="auto"/>
              <w:bottom w:val="single" w:sz="4" w:space="0" w:color="auto"/>
              <w:right w:val="single" w:sz="4" w:space="0" w:color="auto"/>
            </w:tcBorders>
            <w:vAlign w:val="center"/>
            <w:hideMark/>
          </w:tcPr>
          <w:p w:rsidR="00086DE3" w:rsidRDefault="00086DE3" w:rsidP="002C1673">
            <w:pPr>
              <w:spacing w:line="360" w:lineRule="atLeast"/>
              <w:jc w:val="center"/>
              <w:outlineLvl w:val="0"/>
              <w:rPr>
                <w:rFonts w:ascii="宋体" w:hAnsi="宋体"/>
                <w:kern w:val="0"/>
                <w:szCs w:val="21"/>
              </w:rPr>
            </w:pPr>
            <w:r>
              <w:rPr>
                <w:rFonts w:ascii="宋体" w:hAnsi="宋体" w:hint="eastAsia"/>
                <w:kern w:val="0"/>
                <w:szCs w:val="21"/>
              </w:rPr>
              <w:t>100K～1111.1K</w:t>
            </w:r>
          </w:p>
        </w:tc>
        <w:tc>
          <w:tcPr>
            <w:tcW w:w="978" w:type="dxa"/>
            <w:tcBorders>
              <w:top w:val="single" w:sz="4" w:space="0" w:color="auto"/>
              <w:left w:val="single" w:sz="4" w:space="0" w:color="auto"/>
              <w:bottom w:val="single" w:sz="4" w:space="0" w:color="auto"/>
              <w:right w:val="single" w:sz="4" w:space="0" w:color="auto"/>
            </w:tcBorders>
            <w:vAlign w:val="center"/>
            <w:hideMark/>
          </w:tcPr>
          <w:p w:rsidR="00086DE3" w:rsidRDefault="00086DE3" w:rsidP="002C1673">
            <w:pPr>
              <w:spacing w:line="360" w:lineRule="atLeast"/>
              <w:jc w:val="center"/>
              <w:outlineLvl w:val="0"/>
              <w:rPr>
                <w:rFonts w:ascii="宋体" w:hAnsi="宋体"/>
                <w:kern w:val="0"/>
                <w:szCs w:val="21"/>
              </w:rPr>
            </w:pPr>
            <w:r>
              <w:rPr>
                <w:rFonts w:ascii="宋体" w:hAnsi="宋体" w:hint="eastAsia"/>
                <w:kern w:val="0"/>
                <w:szCs w:val="21"/>
              </w:rPr>
              <w:t>100</w:t>
            </w:r>
          </w:p>
        </w:tc>
        <w:tc>
          <w:tcPr>
            <w:tcW w:w="942" w:type="dxa"/>
            <w:tcBorders>
              <w:top w:val="single" w:sz="4" w:space="0" w:color="auto"/>
              <w:left w:val="single" w:sz="4" w:space="0" w:color="auto"/>
              <w:bottom w:val="single" w:sz="4" w:space="0" w:color="auto"/>
              <w:right w:val="single" w:sz="4" w:space="0" w:color="auto"/>
            </w:tcBorders>
            <w:vAlign w:val="center"/>
            <w:hideMark/>
          </w:tcPr>
          <w:p w:rsidR="00086DE3" w:rsidRDefault="00086DE3" w:rsidP="002C1673">
            <w:pPr>
              <w:spacing w:line="360" w:lineRule="atLeast"/>
              <w:jc w:val="center"/>
              <w:outlineLvl w:val="0"/>
              <w:rPr>
                <w:rFonts w:ascii="宋体" w:hAnsi="宋体"/>
                <w:kern w:val="0"/>
                <w:szCs w:val="21"/>
              </w:rPr>
            </w:pPr>
            <w:r>
              <w:rPr>
                <w:rFonts w:ascii="宋体" w:hAnsi="宋体" w:hint="eastAsia"/>
                <w:kern w:val="0"/>
                <w:szCs w:val="21"/>
              </w:rPr>
              <w:t>10000</w:t>
            </w:r>
          </w:p>
        </w:tc>
        <w:tc>
          <w:tcPr>
            <w:tcW w:w="1127" w:type="dxa"/>
            <w:vMerge w:val="restart"/>
            <w:tcBorders>
              <w:top w:val="single" w:sz="4" w:space="0" w:color="auto"/>
              <w:left w:val="single" w:sz="4" w:space="0" w:color="auto"/>
              <w:bottom w:val="single" w:sz="4" w:space="0" w:color="auto"/>
              <w:right w:val="single" w:sz="4" w:space="0" w:color="auto"/>
            </w:tcBorders>
            <w:vAlign w:val="center"/>
            <w:hideMark/>
          </w:tcPr>
          <w:p w:rsidR="00086DE3" w:rsidRDefault="00086DE3" w:rsidP="002C1673">
            <w:pPr>
              <w:spacing w:line="360" w:lineRule="atLeast"/>
              <w:jc w:val="center"/>
              <w:outlineLvl w:val="0"/>
              <w:rPr>
                <w:rFonts w:ascii="宋体" w:hAnsi="宋体"/>
                <w:kern w:val="0"/>
                <w:szCs w:val="21"/>
              </w:rPr>
            </w:pPr>
            <w:r>
              <w:rPr>
                <w:rFonts w:ascii="宋体" w:hAnsi="宋体" w:hint="eastAsia"/>
                <w:kern w:val="0"/>
                <w:szCs w:val="21"/>
              </w:rPr>
              <w:t>12V</w:t>
            </w:r>
          </w:p>
        </w:tc>
      </w:tr>
      <w:tr w:rsidR="00086DE3" w:rsidTr="002C1673">
        <w:trPr>
          <w:trHeight w:val="290"/>
          <w:jc w:val="center"/>
        </w:trPr>
        <w:tc>
          <w:tcPr>
            <w:tcW w:w="1045" w:type="dxa"/>
            <w:tcBorders>
              <w:top w:val="single" w:sz="4" w:space="0" w:color="auto"/>
              <w:left w:val="single" w:sz="4" w:space="0" w:color="auto"/>
              <w:bottom w:val="single" w:sz="4" w:space="0" w:color="auto"/>
              <w:right w:val="single" w:sz="4" w:space="0" w:color="auto"/>
            </w:tcBorders>
            <w:vAlign w:val="center"/>
            <w:hideMark/>
          </w:tcPr>
          <w:p w:rsidR="00086DE3" w:rsidRDefault="00086DE3" w:rsidP="002C1673">
            <w:pPr>
              <w:spacing w:line="360" w:lineRule="atLeast"/>
              <w:jc w:val="center"/>
              <w:outlineLvl w:val="0"/>
              <w:rPr>
                <w:rFonts w:ascii="宋体" w:hAnsi="宋体"/>
                <w:kern w:val="0"/>
                <w:szCs w:val="21"/>
              </w:rPr>
            </w:pPr>
            <w:r>
              <w:rPr>
                <w:rFonts w:ascii="宋体" w:hAnsi="宋体" w:hint="eastAsia"/>
                <w:kern w:val="0"/>
                <w:szCs w:val="21"/>
              </w:rPr>
              <w:t>×10</w:t>
            </w:r>
            <w:r>
              <w:rPr>
                <w:rFonts w:ascii="宋体" w:hAnsi="宋体" w:hint="eastAsia"/>
                <w:kern w:val="0"/>
                <w:szCs w:val="21"/>
                <w:vertAlign w:val="superscript"/>
              </w:rPr>
              <w:t>3</w:t>
            </w:r>
          </w:p>
        </w:tc>
        <w:tc>
          <w:tcPr>
            <w:tcW w:w="1488" w:type="dxa"/>
            <w:tcBorders>
              <w:top w:val="single" w:sz="4" w:space="0" w:color="auto"/>
              <w:left w:val="single" w:sz="4" w:space="0" w:color="auto"/>
              <w:bottom w:val="single" w:sz="4" w:space="0" w:color="auto"/>
              <w:right w:val="single" w:sz="4" w:space="0" w:color="auto"/>
            </w:tcBorders>
            <w:vAlign w:val="center"/>
            <w:hideMark/>
          </w:tcPr>
          <w:p w:rsidR="00086DE3" w:rsidRDefault="00086DE3" w:rsidP="002C1673">
            <w:pPr>
              <w:spacing w:line="360" w:lineRule="atLeast"/>
              <w:jc w:val="center"/>
              <w:outlineLvl w:val="0"/>
              <w:rPr>
                <w:rFonts w:ascii="宋体" w:hAnsi="宋体"/>
                <w:kern w:val="0"/>
                <w:szCs w:val="21"/>
              </w:rPr>
            </w:pPr>
            <w:r>
              <w:rPr>
                <w:rFonts w:ascii="宋体" w:hAnsi="宋体" w:hint="eastAsia"/>
                <w:kern w:val="0"/>
                <w:szCs w:val="21"/>
              </w:rPr>
              <w:t>1M～11.111M</w:t>
            </w:r>
          </w:p>
        </w:tc>
        <w:tc>
          <w:tcPr>
            <w:tcW w:w="978" w:type="dxa"/>
            <w:tcBorders>
              <w:top w:val="single" w:sz="4" w:space="0" w:color="auto"/>
              <w:left w:val="single" w:sz="4" w:space="0" w:color="auto"/>
              <w:bottom w:val="single" w:sz="4" w:space="0" w:color="auto"/>
              <w:right w:val="single" w:sz="4" w:space="0" w:color="auto"/>
            </w:tcBorders>
            <w:vAlign w:val="center"/>
            <w:hideMark/>
          </w:tcPr>
          <w:p w:rsidR="00086DE3" w:rsidRDefault="00086DE3" w:rsidP="002C1673">
            <w:pPr>
              <w:spacing w:line="360" w:lineRule="atLeast"/>
              <w:jc w:val="center"/>
              <w:outlineLvl w:val="0"/>
              <w:rPr>
                <w:rFonts w:ascii="宋体" w:hAnsi="宋体"/>
                <w:kern w:val="0"/>
                <w:szCs w:val="21"/>
              </w:rPr>
            </w:pPr>
            <w:r>
              <w:rPr>
                <w:rFonts w:ascii="宋体" w:hAnsi="宋体" w:hint="eastAsia"/>
                <w:kern w:val="0"/>
                <w:szCs w:val="21"/>
              </w:rPr>
              <w:t>10</w:t>
            </w:r>
          </w:p>
        </w:tc>
        <w:tc>
          <w:tcPr>
            <w:tcW w:w="942" w:type="dxa"/>
            <w:tcBorders>
              <w:top w:val="single" w:sz="4" w:space="0" w:color="auto"/>
              <w:left w:val="single" w:sz="4" w:space="0" w:color="auto"/>
              <w:bottom w:val="single" w:sz="4" w:space="0" w:color="auto"/>
              <w:right w:val="single" w:sz="4" w:space="0" w:color="auto"/>
            </w:tcBorders>
            <w:vAlign w:val="center"/>
            <w:hideMark/>
          </w:tcPr>
          <w:p w:rsidR="00086DE3" w:rsidRDefault="00086DE3" w:rsidP="002C1673">
            <w:pPr>
              <w:spacing w:line="360" w:lineRule="atLeast"/>
              <w:jc w:val="center"/>
              <w:outlineLvl w:val="0"/>
              <w:rPr>
                <w:rFonts w:ascii="宋体" w:hAnsi="宋体"/>
                <w:kern w:val="0"/>
                <w:szCs w:val="21"/>
              </w:rPr>
            </w:pPr>
            <w:r>
              <w:rPr>
                <w:rFonts w:ascii="宋体" w:hAnsi="宋体" w:hint="eastAsia"/>
                <w:kern w:val="0"/>
                <w:szCs w:val="21"/>
              </w:rPr>
              <w:t>10000</w:t>
            </w:r>
          </w:p>
        </w:tc>
        <w:tc>
          <w:tcPr>
            <w:tcW w:w="1127" w:type="dxa"/>
            <w:vMerge/>
            <w:tcBorders>
              <w:top w:val="single" w:sz="4" w:space="0" w:color="auto"/>
              <w:left w:val="single" w:sz="4" w:space="0" w:color="auto"/>
              <w:bottom w:val="single" w:sz="4" w:space="0" w:color="auto"/>
              <w:right w:val="single" w:sz="4" w:space="0" w:color="auto"/>
            </w:tcBorders>
            <w:vAlign w:val="center"/>
            <w:hideMark/>
          </w:tcPr>
          <w:p w:rsidR="00086DE3" w:rsidRDefault="00086DE3" w:rsidP="002C1673">
            <w:pPr>
              <w:widowControl/>
              <w:jc w:val="left"/>
              <w:rPr>
                <w:rFonts w:ascii="宋体" w:eastAsia="Times New Roman" w:hAnsi="宋体"/>
                <w:kern w:val="0"/>
                <w:szCs w:val="21"/>
              </w:rPr>
            </w:pPr>
          </w:p>
        </w:tc>
      </w:tr>
    </w:tbl>
    <w:p w:rsidR="00086DE3" w:rsidRPr="004E3AAD" w:rsidRDefault="00086DE3" w:rsidP="00086DE3">
      <w:pPr>
        <w:spacing w:line="360" w:lineRule="auto"/>
        <w:ind w:firstLineChars="300" w:firstLine="630"/>
        <w:jc w:val="center"/>
        <w:rPr>
          <w:color w:val="7F7F7F" w:themeColor="text1" w:themeTint="80"/>
          <w:szCs w:val="21"/>
        </w:rPr>
      </w:pPr>
      <w:r w:rsidRPr="004E3AAD">
        <w:rPr>
          <w:rFonts w:hint="eastAsia"/>
          <w:color w:val="7F7F7F" w:themeColor="text1" w:themeTint="80"/>
          <w:szCs w:val="21"/>
        </w:rPr>
        <w:t>单臂电桥技术参数和设定参考值</w:t>
      </w:r>
    </w:p>
    <w:p w:rsidR="00086DE3" w:rsidRDefault="00086DE3" w:rsidP="00086DE3">
      <w:pPr>
        <w:widowControl/>
        <w:jc w:val="left"/>
        <w:rPr>
          <w:szCs w:val="21"/>
        </w:rPr>
      </w:pPr>
      <w:r>
        <w:rPr>
          <w:rFonts w:hint="eastAsia"/>
          <w:szCs w:val="21"/>
        </w:rPr>
        <w:t>电桥的面板如图</w:t>
      </w:r>
      <w:r>
        <w:rPr>
          <w:szCs w:val="21"/>
        </w:rPr>
        <w:t>11</w:t>
      </w:r>
      <w:r>
        <w:rPr>
          <w:rFonts w:hint="eastAsia"/>
          <w:szCs w:val="21"/>
        </w:rPr>
        <w:t>所示。</w:t>
      </w:r>
    </w:p>
    <w:p w:rsidR="00086DE3" w:rsidRDefault="00086DE3" w:rsidP="00086DE3">
      <w:pPr>
        <w:spacing w:line="360" w:lineRule="auto"/>
        <w:jc w:val="center"/>
        <w:rPr>
          <w:szCs w:val="21"/>
        </w:rPr>
      </w:pPr>
      <w:r>
        <w:rPr>
          <w:noProof/>
          <w:szCs w:val="21"/>
        </w:rPr>
        <w:lastRenderedPageBreak/>
        <w:drawing>
          <wp:inline distT="0" distB="0" distL="0" distR="0" wp14:anchorId="03D8FF22" wp14:editId="36C06743">
            <wp:extent cx="3147060" cy="2331720"/>
            <wp:effectExtent l="0" t="0" r="0" b="0"/>
            <wp:docPr id="269" name="图片 269" descr="719904578112567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descr="7199045781125673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47060" cy="2331720"/>
                    </a:xfrm>
                    <a:prstGeom prst="rect">
                      <a:avLst/>
                    </a:prstGeom>
                    <a:noFill/>
                    <a:ln>
                      <a:noFill/>
                    </a:ln>
                  </pic:spPr>
                </pic:pic>
              </a:graphicData>
            </a:graphic>
          </wp:inline>
        </w:drawing>
      </w:r>
    </w:p>
    <w:p w:rsidR="00086DE3" w:rsidRPr="004E3AAD" w:rsidRDefault="00086DE3" w:rsidP="00086DE3">
      <w:pPr>
        <w:spacing w:line="360" w:lineRule="auto"/>
        <w:ind w:firstLineChars="300" w:firstLine="630"/>
        <w:jc w:val="center"/>
        <w:rPr>
          <w:color w:val="7F7F7F" w:themeColor="text1" w:themeTint="80"/>
          <w:szCs w:val="21"/>
        </w:rPr>
      </w:pPr>
      <w:r w:rsidRPr="004E3AAD">
        <w:rPr>
          <w:rFonts w:hint="eastAsia"/>
          <w:color w:val="7F7F7F" w:themeColor="text1" w:themeTint="80"/>
          <w:szCs w:val="21"/>
        </w:rPr>
        <w:t>图</w:t>
      </w:r>
      <w:r w:rsidRPr="004E3AAD">
        <w:rPr>
          <w:color w:val="7F7F7F" w:themeColor="text1" w:themeTint="80"/>
          <w:szCs w:val="21"/>
        </w:rPr>
        <w:t>11</w:t>
      </w:r>
      <w:r w:rsidRPr="004E3AAD">
        <w:rPr>
          <w:rFonts w:hint="eastAsia"/>
          <w:color w:val="7F7F7F" w:themeColor="text1" w:themeTint="80"/>
          <w:szCs w:val="21"/>
        </w:rPr>
        <w:t>：多功能电桥操作</w:t>
      </w:r>
    </w:p>
    <w:p w:rsidR="00086DE3" w:rsidRDefault="00086DE3" w:rsidP="00086DE3">
      <w:pPr>
        <w:spacing w:line="360" w:lineRule="auto"/>
        <w:ind w:firstLineChars="300" w:firstLine="630"/>
        <w:jc w:val="left"/>
        <w:rPr>
          <w:szCs w:val="21"/>
        </w:rPr>
      </w:pPr>
      <w:r>
        <w:rPr>
          <w:rFonts w:hint="eastAsia"/>
          <w:szCs w:val="21"/>
        </w:rPr>
        <w:t>平衡电桥测量步骤如下：</w:t>
      </w:r>
    </w:p>
    <w:p w:rsidR="00086DE3" w:rsidRDefault="00086DE3" w:rsidP="00086DE3">
      <w:pPr>
        <w:spacing w:line="360" w:lineRule="atLeast"/>
        <w:outlineLvl w:val="0"/>
        <w:rPr>
          <w:rFonts w:ascii="楷体" w:eastAsia="楷体" w:hAnsi="楷体"/>
          <w:szCs w:val="21"/>
        </w:rPr>
      </w:pPr>
      <w:r>
        <w:rPr>
          <w:rFonts w:ascii="楷体" w:eastAsia="楷体" w:hAnsi="楷体" w:hint="eastAsia"/>
          <w:szCs w:val="21"/>
        </w:rPr>
        <w:t xml:space="preserve">  （1）标准电阻RN选择开关选择“单桥”档；</w:t>
      </w:r>
    </w:p>
    <w:p w:rsidR="00086DE3" w:rsidRDefault="00086DE3" w:rsidP="00086DE3">
      <w:pPr>
        <w:spacing w:line="360" w:lineRule="atLeast"/>
        <w:outlineLvl w:val="0"/>
        <w:rPr>
          <w:rFonts w:ascii="楷体" w:eastAsia="楷体" w:hAnsi="楷体"/>
          <w:szCs w:val="21"/>
        </w:rPr>
      </w:pPr>
      <w:r>
        <w:rPr>
          <w:rFonts w:ascii="楷体" w:eastAsia="楷体" w:hAnsi="楷体" w:hint="eastAsia"/>
          <w:szCs w:val="21"/>
        </w:rPr>
        <w:t xml:space="preserve">  （2）工作方式开关选择“单桥”档；</w:t>
      </w:r>
    </w:p>
    <w:p w:rsidR="00086DE3" w:rsidRDefault="00086DE3" w:rsidP="00086DE3">
      <w:pPr>
        <w:spacing w:line="360" w:lineRule="atLeast"/>
        <w:outlineLvl w:val="0"/>
        <w:rPr>
          <w:rFonts w:ascii="楷体" w:eastAsia="楷体" w:hAnsi="楷体"/>
          <w:szCs w:val="21"/>
        </w:rPr>
      </w:pPr>
      <w:r>
        <w:rPr>
          <w:rFonts w:ascii="楷体" w:eastAsia="楷体" w:hAnsi="楷体" w:hint="eastAsia"/>
          <w:szCs w:val="21"/>
        </w:rPr>
        <w:t xml:space="preserve">  （3）电源选择开关建议按表4-2有效量程选择工作电源电压；</w:t>
      </w:r>
    </w:p>
    <w:p w:rsidR="00086DE3" w:rsidRDefault="00086DE3" w:rsidP="00086DE3">
      <w:pPr>
        <w:spacing w:line="360" w:lineRule="atLeast"/>
        <w:outlineLvl w:val="0"/>
        <w:rPr>
          <w:rFonts w:ascii="楷体" w:eastAsia="楷体" w:hAnsi="楷体"/>
          <w:szCs w:val="21"/>
        </w:rPr>
      </w:pPr>
      <w:r>
        <w:rPr>
          <w:rFonts w:ascii="楷体" w:eastAsia="楷体" w:hAnsi="楷体" w:hint="eastAsia"/>
          <w:szCs w:val="21"/>
        </w:rPr>
        <w:t xml:space="preserve">  （4）G开关选择“G内接”；</w:t>
      </w:r>
    </w:p>
    <w:p w:rsidR="00086DE3" w:rsidRDefault="00086DE3" w:rsidP="00086DE3">
      <w:pPr>
        <w:spacing w:line="360" w:lineRule="atLeast"/>
        <w:outlineLvl w:val="0"/>
        <w:rPr>
          <w:rFonts w:ascii="楷体" w:eastAsia="楷体" w:hAnsi="楷体"/>
          <w:szCs w:val="21"/>
        </w:rPr>
      </w:pPr>
      <w:r>
        <w:rPr>
          <w:rFonts w:ascii="楷体" w:eastAsia="楷体" w:hAnsi="楷体" w:hint="eastAsia"/>
          <w:szCs w:val="21"/>
        </w:rPr>
        <w:t xml:space="preserve">  （5）根据R</w:t>
      </w:r>
      <w:r>
        <w:rPr>
          <w:rFonts w:ascii="楷体" w:eastAsia="楷体" w:hAnsi="楷体" w:hint="eastAsia"/>
          <w:sz w:val="16"/>
          <w:szCs w:val="21"/>
        </w:rPr>
        <w:t>X</w:t>
      </w:r>
      <w:r>
        <w:rPr>
          <w:rFonts w:ascii="楷体" w:eastAsia="楷体" w:hAnsi="楷体" w:hint="eastAsia"/>
          <w:szCs w:val="21"/>
        </w:rPr>
        <w:t>值估计值，按表4-2选择量程倍率，设置好R</w:t>
      </w:r>
      <w:r>
        <w:rPr>
          <w:rFonts w:ascii="楷体" w:eastAsia="楷体" w:hAnsi="楷体" w:hint="eastAsia"/>
          <w:sz w:val="18"/>
          <w:szCs w:val="21"/>
        </w:rPr>
        <w:t>1</w:t>
      </w:r>
      <w:r>
        <w:rPr>
          <w:rFonts w:ascii="楷体" w:eastAsia="楷体" w:hAnsi="楷体" w:hint="eastAsia"/>
          <w:szCs w:val="21"/>
        </w:rPr>
        <w:t>、R</w:t>
      </w:r>
      <w:r>
        <w:rPr>
          <w:rFonts w:ascii="楷体" w:eastAsia="楷体" w:hAnsi="楷体" w:hint="eastAsia"/>
          <w:sz w:val="18"/>
          <w:szCs w:val="21"/>
        </w:rPr>
        <w:t>2</w:t>
      </w:r>
      <w:r>
        <w:rPr>
          <w:rFonts w:ascii="楷体" w:eastAsia="楷体" w:hAnsi="楷体" w:hint="eastAsia"/>
          <w:szCs w:val="21"/>
        </w:rPr>
        <w:t>值和R</w:t>
      </w:r>
      <w:r>
        <w:rPr>
          <w:rFonts w:ascii="楷体" w:eastAsia="楷体" w:hAnsi="楷体" w:hint="eastAsia"/>
          <w:sz w:val="18"/>
          <w:szCs w:val="21"/>
        </w:rPr>
        <w:t>3</w:t>
      </w:r>
      <w:r>
        <w:rPr>
          <w:rFonts w:ascii="楷体" w:eastAsia="楷体" w:hAnsi="楷体" w:hint="eastAsia"/>
          <w:szCs w:val="21"/>
        </w:rPr>
        <w:t>值，将未知电阻Rx接入Rx接线端子。</w:t>
      </w:r>
    </w:p>
    <w:p w:rsidR="00086DE3" w:rsidRDefault="00086DE3" w:rsidP="00086DE3">
      <w:pPr>
        <w:spacing w:line="360" w:lineRule="atLeast"/>
        <w:outlineLvl w:val="0"/>
        <w:rPr>
          <w:rFonts w:ascii="楷体" w:eastAsia="楷体" w:hAnsi="楷体"/>
          <w:szCs w:val="21"/>
        </w:rPr>
      </w:pPr>
      <w:r>
        <w:rPr>
          <w:rFonts w:ascii="楷体" w:eastAsia="楷体" w:hAnsi="楷体" w:hint="eastAsia"/>
          <w:szCs w:val="21"/>
        </w:rPr>
        <w:t xml:space="preserve">  （注意Rx端子上方短接片应接好）</w:t>
      </w:r>
    </w:p>
    <w:p w:rsidR="00086DE3" w:rsidRDefault="00086DE3" w:rsidP="00086DE3">
      <w:pPr>
        <w:spacing w:line="360" w:lineRule="atLeast"/>
        <w:outlineLvl w:val="0"/>
        <w:rPr>
          <w:rFonts w:ascii="楷体" w:eastAsia="楷体" w:hAnsi="楷体"/>
          <w:szCs w:val="21"/>
        </w:rPr>
      </w:pPr>
      <w:r>
        <w:rPr>
          <w:rFonts w:ascii="楷体" w:eastAsia="楷体" w:hAnsi="楷体" w:hint="eastAsia"/>
          <w:szCs w:val="21"/>
        </w:rPr>
        <w:t xml:space="preserve">  （6）打开仪器市电开关、面板指示灯亮；</w:t>
      </w:r>
    </w:p>
    <w:p w:rsidR="00086DE3" w:rsidRDefault="00086DE3" w:rsidP="00086DE3">
      <w:pPr>
        <w:spacing w:line="360" w:lineRule="atLeast"/>
        <w:outlineLvl w:val="0"/>
        <w:rPr>
          <w:rFonts w:ascii="楷体" w:eastAsia="楷体" w:hAnsi="楷体"/>
          <w:szCs w:val="21"/>
        </w:rPr>
      </w:pPr>
      <w:r>
        <w:rPr>
          <w:rFonts w:ascii="楷体" w:eastAsia="楷体" w:hAnsi="楷体" w:hint="eastAsia"/>
          <w:szCs w:val="21"/>
        </w:rPr>
        <w:t xml:space="preserve">  （7）建议选择毫伏表作为仪器检流计，释放“接入”按键，量程置“20mV”档，调节“调零”电位器，将数显表调零。调零后将量程转入200mV量程，按下“接入”按键，也可以选择微安表作检流计。</w:t>
      </w:r>
    </w:p>
    <w:p w:rsidR="00086DE3" w:rsidRDefault="00086DE3" w:rsidP="00086DE3">
      <w:pPr>
        <w:spacing w:line="360" w:lineRule="atLeast"/>
        <w:outlineLvl w:val="0"/>
        <w:rPr>
          <w:rFonts w:ascii="楷体" w:eastAsia="楷体" w:hAnsi="楷体"/>
          <w:szCs w:val="21"/>
        </w:rPr>
      </w:pPr>
      <w:r>
        <w:rPr>
          <w:rFonts w:ascii="楷体" w:eastAsia="楷体" w:hAnsi="楷体" w:hint="eastAsia"/>
          <w:szCs w:val="21"/>
        </w:rPr>
        <w:t xml:space="preserve">  （8）调节R</w:t>
      </w:r>
      <w:r>
        <w:rPr>
          <w:rFonts w:ascii="楷体" w:eastAsia="楷体" w:hAnsi="楷体" w:hint="eastAsia"/>
          <w:sz w:val="18"/>
          <w:szCs w:val="21"/>
        </w:rPr>
        <w:t>3</w:t>
      </w:r>
      <w:r>
        <w:rPr>
          <w:rFonts w:ascii="楷体" w:eastAsia="楷体" w:hAnsi="楷体" w:hint="eastAsia"/>
          <w:szCs w:val="21"/>
        </w:rPr>
        <w:t>各盘电阻，粗平衡后，可以选择200mV或20mV档，细调R</w:t>
      </w:r>
      <w:r>
        <w:rPr>
          <w:rFonts w:ascii="楷体" w:eastAsia="楷体" w:hAnsi="楷体" w:hint="eastAsia"/>
          <w:sz w:val="16"/>
          <w:szCs w:val="21"/>
        </w:rPr>
        <w:t>3</w:t>
      </w:r>
      <w:r>
        <w:rPr>
          <w:rFonts w:ascii="楷体" w:eastAsia="楷体" w:hAnsi="楷体" w:hint="eastAsia"/>
          <w:szCs w:val="21"/>
        </w:rPr>
        <w:t>位，使电桥平衡。</w:t>
      </w:r>
    </w:p>
    <w:p w:rsidR="00086DE3" w:rsidRDefault="00086DE3" w:rsidP="00086DE3">
      <w:pPr>
        <w:spacing w:line="360" w:lineRule="auto"/>
        <w:ind w:firstLineChars="200" w:firstLine="420"/>
        <w:jc w:val="left"/>
        <w:rPr>
          <w:szCs w:val="21"/>
        </w:rPr>
      </w:pPr>
      <w:r>
        <w:rPr>
          <w:rFonts w:hint="eastAsia"/>
          <w:szCs w:val="21"/>
        </w:rPr>
        <w:t>由此可见，用平衡电桥测电阻时每步都需要调节</w:t>
      </w:r>
      <w:r>
        <w:rPr>
          <w:szCs w:val="21"/>
        </w:rPr>
        <w:t>R</w:t>
      </w:r>
      <w:r>
        <w:rPr>
          <w:sz w:val="18"/>
          <w:szCs w:val="21"/>
        </w:rPr>
        <w:t>3</w:t>
      </w:r>
      <w:r>
        <w:rPr>
          <w:rFonts w:hint="eastAsia"/>
          <w:szCs w:val="21"/>
        </w:rPr>
        <w:t>使检流计指零，适合测量温度计稳定后的电阻值，不能实时测量，动态反应温度的变化。</w:t>
      </w:r>
    </w:p>
    <w:p w:rsidR="00086DE3" w:rsidRDefault="00086DE3" w:rsidP="00086DE3">
      <w:pPr>
        <w:spacing w:line="360" w:lineRule="auto"/>
        <w:ind w:firstLineChars="200" w:firstLine="420"/>
        <w:jc w:val="left"/>
        <w:rPr>
          <w:rFonts w:ascii="宋体" w:hAnsi="宋体" w:cs="微软雅黑"/>
          <w:szCs w:val="21"/>
        </w:rPr>
      </w:pPr>
      <w:r>
        <w:rPr>
          <w:rFonts w:ascii="宋体" w:hAnsi="宋体" w:hint="eastAsia"/>
          <w:szCs w:val="21"/>
        </w:rPr>
        <w:t>非平衡电桥是单臂电桥在非平衡状态下的一种工程应用，当外界温度、压力等物理量发生变化时，相应的电阻性传感应器电阻值发生变化，电桥就从平衡状态（预调平衡）变成不平衡状态，检流计测量的电压变化表征电阻传感器电阻值变化，从而间接测量出相应物理变化。DHQJ-5在非平衡使用时，其操作步骤基本同单臂电桥，但测量目的和测量方法有很大差异，在本实验中将使用非平衡电桥电压的变化线性表示热敏电阻温度计温度的变化。</w:t>
      </w:r>
    </w:p>
    <w:p w:rsidR="00086DE3" w:rsidRPr="003046EC" w:rsidRDefault="00086DE3" w:rsidP="00086DE3">
      <w:pPr>
        <w:adjustRightInd w:val="0"/>
        <w:snapToGrid w:val="0"/>
        <w:spacing w:line="360" w:lineRule="auto"/>
        <w:rPr>
          <w:rFonts w:eastAsiaTheme="majorEastAsia"/>
          <w:bCs/>
          <w:szCs w:val="21"/>
        </w:rPr>
      </w:pPr>
    </w:p>
    <w:p w:rsidR="00086DE3" w:rsidRPr="003046EC" w:rsidRDefault="00086DE3" w:rsidP="00086DE3">
      <w:pPr>
        <w:jc w:val="left"/>
        <w:rPr>
          <w:b/>
          <w:bCs/>
          <w:iCs/>
          <w:sz w:val="28"/>
          <w:szCs w:val="28"/>
        </w:rPr>
      </w:pPr>
      <w:r>
        <w:rPr>
          <w:rFonts w:hint="eastAsia"/>
          <w:b/>
          <w:bCs/>
          <w:iCs/>
          <w:sz w:val="28"/>
          <w:szCs w:val="28"/>
        </w:rPr>
        <w:t>三、</w:t>
      </w:r>
      <w:r w:rsidRPr="003046EC">
        <w:rPr>
          <w:rFonts w:hint="eastAsia"/>
          <w:b/>
          <w:bCs/>
          <w:iCs/>
          <w:sz w:val="28"/>
          <w:szCs w:val="28"/>
        </w:rPr>
        <w:t>实验原理</w:t>
      </w:r>
    </w:p>
    <w:p w:rsidR="00086DE3" w:rsidRDefault="00086DE3" w:rsidP="00086DE3">
      <w:pPr>
        <w:spacing w:beforeLines="50" w:before="156" w:afterLines="50" w:after="156" w:line="360" w:lineRule="auto"/>
        <w:jc w:val="left"/>
        <w:rPr>
          <w:b/>
          <w:szCs w:val="21"/>
        </w:rPr>
      </w:pPr>
      <w:r>
        <w:rPr>
          <w:b/>
          <w:szCs w:val="21"/>
        </w:rPr>
        <w:t>1</w:t>
      </w:r>
      <w:r>
        <w:rPr>
          <w:rFonts w:hint="eastAsia"/>
          <w:b/>
          <w:szCs w:val="21"/>
        </w:rPr>
        <w:t>、用电位差计测热电偶的温差电动势</w:t>
      </w:r>
    </w:p>
    <w:p w:rsidR="00086DE3" w:rsidRDefault="00086DE3" w:rsidP="00086DE3">
      <w:pPr>
        <w:pStyle w:val="af"/>
        <w:snapToGrid w:val="0"/>
        <w:spacing w:line="360" w:lineRule="auto"/>
        <w:ind w:firstLineChars="200" w:firstLine="420"/>
        <w:rPr>
          <w:rFonts w:ascii="Times New Roman" w:hAnsi="Times New Roman"/>
          <w:szCs w:val="21"/>
        </w:rPr>
      </w:pPr>
      <w:r>
        <w:rPr>
          <w:rFonts w:ascii="Times New Roman" w:hAnsi="Times New Roman" w:hint="eastAsia"/>
          <w:szCs w:val="21"/>
        </w:rPr>
        <w:t>热电偶亦称温差电偶，是由</w:t>
      </w:r>
      <w:r>
        <w:rPr>
          <w:rFonts w:ascii="Times New Roman" w:hAnsi="Times New Roman"/>
          <w:szCs w:val="21"/>
        </w:rPr>
        <w:t>A</w:t>
      </w:r>
      <w:r>
        <w:rPr>
          <w:rFonts w:ascii="Times New Roman" w:hAnsi="Times New Roman" w:hint="eastAsia"/>
          <w:szCs w:val="21"/>
        </w:rPr>
        <w:t>、</w:t>
      </w:r>
      <w:r>
        <w:rPr>
          <w:rFonts w:ascii="Times New Roman" w:hAnsi="Times New Roman"/>
          <w:szCs w:val="21"/>
        </w:rPr>
        <w:t>B</w:t>
      </w:r>
      <w:r>
        <w:rPr>
          <w:rFonts w:ascii="Times New Roman" w:hAnsi="Times New Roman" w:hint="eastAsia"/>
          <w:szCs w:val="21"/>
        </w:rPr>
        <w:t>两种不同材料的金属丝的端点彼此紧密接触而组成的。当两个接点处于不同温度时</w:t>
      </w:r>
      <w:r>
        <w:rPr>
          <w:rFonts w:ascii="Times New Roman" w:hAnsi="Times New Roman"/>
          <w:szCs w:val="21"/>
        </w:rPr>
        <w:t>(</w:t>
      </w:r>
      <w:r>
        <w:rPr>
          <w:rFonts w:ascii="Times New Roman" w:hAnsi="Times New Roman" w:hint="eastAsia"/>
          <w:szCs w:val="21"/>
        </w:rPr>
        <w:t>如图</w:t>
      </w:r>
      <w:r>
        <w:rPr>
          <w:rFonts w:ascii="Times New Roman" w:hAnsi="Times New Roman"/>
          <w:szCs w:val="21"/>
        </w:rPr>
        <w:t>12)</w:t>
      </w:r>
      <w:r>
        <w:rPr>
          <w:rFonts w:ascii="Times New Roman" w:hAnsi="Times New Roman" w:hint="eastAsia"/>
          <w:szCs w:val="21"/>
        </w:rPr>
        <w:t>，在回路中就有直流电动势产生，称温差电动势或热电动势，测试电路如图（</w:t>
      </w:r>
      <w:r>
        <w:rPr>
          <w:rFonts w:ascii="Times New Roman" w:hAnsi="Times New Roman"/>
          <w:szCs w:val="21"/>
        </w:rPr>
        <w:t>14</w:t>
      </w:r>
      <w:r>
        <w:rPr>
          <w:rFonts w:ascii="Times New Roman" w:hAnsi="Times New Roman" w:hint="eastAsia"/>
          <w:szCs w:val="21"/>
        </w:rPr>
        <w:t>）</w:t>
      </w:r>
      <w:r>
        <w:rPr>
          <w:rFonts w:ascii="Times New Roman" w:hAnsi="Times New Roman" w:hint="eastAsia"/>
          <w:szCs w:val="21"/>
        </w:rPr>
        <w:lastRenderedPageBreak/>
        <w:t>所示。当组成热电偶的材料一定时，温差电动势</w:t>
      </w:r>
      <w:r>
        <w:rPr>
          <w:rFonts w:ascii="Times New Roman" w:hAnsi="Times New Roman"/>
          <w:szCs w:val="21"/>
        </w:rPr>
        <w:t>Ex</w:t>
      </w:r>
      <w:r>
        <w:rPr>
          <w:rFonts w:ascii="Times New Roman" w:hAnsi="Times New Roman" w:hint="eastAsia"/>
          <w:szCs w:val="21"/>
        </w:rPr>
        <w:t>仅与两接点处的温度有关，并且两接点的温差在一定的温度范围内有如下近似关系式：</w:t>
      </w:r>
    </w:p>
    <w:p w:rsidR="00086DE3" w:rsidRDefault="00086DE3" w:rsidP="00086DE3">
      <w:pPr>
        <w:pStyle w:val="af"/>
        <w:wordWrap w:val="0"/>
        <w:snapToGrid w:val="0"/>
        <w:jc w:val="right"/>
        <w:rPr>
          <w:rFonts w:ascii="Times New Roman" w:hAnsi="Times New Roman"/>
          <w:szCs w:val="21"/>
        </w:rPr>
      </w:pPr>
      <w:r>
        <w:rPr>
          <w:rFonts w:ascii="Times New Roman" w:hAnsi="Times New Roman"/>
          <w:sz w:val="24"/>
          <w:szCs w:val="24"/>
        </w:rPr>
        <w:t xml:space="preserve">  </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x</m:t>
            </m:r>
          </m:sub>
        </m:sSub>
        <m:r>
          <w:rPr>
            <w:rFonts w:ascii="Cambria Math" w:hAnsi="Cambria Math"/>
            <w:szCs w:val="21"/>
          </w:rPr>
          <m:t>≈α(t-</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0</m:t>
            </m:r>
          </m:sub>
        </m:sSub>
        <m:r>
          <w:rPr>
            <w:rFonts w:ascii="Cambria Math" w:hAnsi="Cambria Math"/>
            <w:szCs w:val="21"/>
          </w:rPr>
          <m:t>)</m:t>
        </m:r>
      </m:oMath>
      <w:r>
        <w:rPr>
          <w:rFonts w:ascii="Times New Roman" w:hAnsi="Times New Roman"/>
          <w:szCs w:val="21"/>
        </w:rPr>
        <w:t xml:space="preserve">   </w:t>
      </w:r>
      <w:r w:rsidR="00763430">
        <w:rPr>
          <w:rFonts w:ascii="Times New Roman" w:hAnsi="Times New Roman"/>
          <w:szCs w:val="21"/>
        </w:rPr>
        <w:t xml:space="preserve">          </w:t>
      </w:r>
      <w:r>
        <w:rPr>
          <w:rFonts w:ascii="Times New Roman" w:hAnsi="Times New Roman"/>
          <w:szCs w:val="21"/>
        </w:rPr>
        <w:t xml:space="preserve">                   </w:t>
      </w:r>
      <w:r>
        <w:rPr>
          <w:rFonts w:ascii="Times New Roman" w:hAnsi="Times New Roman" w:hint="eastAsia"/>
          <w:szCs w:val="21"/>
        </w:rPr>
        <w:t>（</w:t>
      </w:r>
      <w:r>
        <w:rPr>
          <w:rFonts w:ascii="Times New Roman" w:hAnsi="Times New Roman"/>
          <w:szCs w:val="21"/>
        </w:rPr>
        <w:t>15</w:t>
      </w:r>
      <w:r>
        <w:rPr>
          <w:rFonts w:ascii="Times New Roman" w:hAnsi="Times New Roman" w:hint="eastAsia"/>
          <w:szCs w:val="21"/>
        </w:rPr>
        <w:t>）</w:t>
      </w:r>
    </w:p>
    <w:p w:rsidR="00086DE3" w:rsidRDefault="008B5E37" w:rsidP="00086DE3">
      <w:pPr>
        <w:pStyle w:val="af"/>
        <w:snapToGrid w:val="0"/>
        <w:spacing w:line="360" w:lineRule="auto"/>
        <w:ind w:firstLineChars="200" w:firstLine="420"/>
        <w:rPr>
          <w:szCs w:val="21"/>
        </w:rPr>
      </w:pPr>
      <w:r>
        <w:object w:dxaOrig="1440" w:dyaOrig="1440">
          <v:shape id="_x0000_s1027" type="#_x0000_t75" style="position:absolute;left:0;text-align:left;margin-left:258.15pt;margin-top:44.6pt;width:85.65pt;height:98.4pt;z-index:251659776;mso-wrap-distance-top:0;mso-wrap-distance-bottom:0;mso-width-relative:page;mso-height-relative:page" o:allowincell="f">
            <v:imagedata r:id="rId48" o:title=""/>
            <w10:wrap type="topAndBottom"/>
          </v:shape>
          <o:OLEObject Type="Embed" ProgID="PBrush" ShapeID="_x0000_s1027" DrawAspect="Content" ObjectID="_1572080802" r:id="rId49"/>
        </w:object>
      </w:r>
      <w:r>
        <w:object w:dxaOrig="1440" w:dyaOrig="1440">
          <v:shape id="_x0000_s1026" type="#_x0000_t75" style="position:absolute;left:0;text-align:left;margin-left:71.35pt;margin-top:56.9pt;width:127.5pt;height:84.25pt;z-index:251660800;mso-width-relative:page;mso-height-relative:page">
            <v:imagedata r:id="rId50" o:title=""/>
          </v:shape>
          <o:OLEObject Type="Embed" ProgID="PBrush" ShapeID="_x0000_s1026" DrawAspect="Content" ObjectID="_1572080803" r:id="rId51"/>
        </w:object>
      </w:r>
      <w:r w:rsidR="00086DE3">
        <w:rPr>
          <w:rFonts w:ascii="Times New Roman" w:hAnsi="Times New Roman" w:hint="eastAsia"/>
          <w:szCs w:val="21"/>
        </w:rPr>
        <w:t>式中α称为温差电系数，对于不同金属组成的热电偶，α是不同的，其数值上等于两接</w:t>
      </w:r>
      <w:r w:rsidR="00086DE3">
        <w:rPr>
          <w:rFonts w:hint="eastAsia"/>
          <w:szCs w:val="21"/>
        </w:rPr>
        <w:t xml:space="preserve"> </w:t>
      </w:r>
      <w:r w:rsidR="00086DE3">
        <w:rPr>
          <w:rFonts w:ascii="Times New Roman" w:hAnsi="Times New Roman" w:hint="eastAsia"/>
          <w:szCs w:val="21"/>
        </w:rPr>
        <w:t>点温度差为</w:t>
      </w:r>
      <w:r w:rsidR="00086DE3">
        <w:rPr>
          <w:rFonts w:ascii="Times New Roman" w:hAnsi="Times New Roman"/>
          <w:szCs w:val="21"/>
        </w:rPr>
        <w:t>1</w:t>
      </w:r>
      <w:r w:rsidR="00086DE3">
        <w:rPr>
          <w:rFonts w:ascii="Times New Roman" w:hAnsi="Times New Roman"/>
          <w:szCs w:val="21"/>
          <w:vertAlign w:val="superscript"/>
        </w:rPr>
        <w:t>0</w:t>
      </w:r>
      <w:r w:rsidR="00086DE3">
        <w:rPr>
          <w:rFonts w:ascii="Times New Roman" w:hAnsi="Times New Roman"/>
          <w:szCs w:val="21"/>
        </w:rPr>
        <w:t>C</w:t>
      </w:r>
      <w:r w:rsidR="00086DE3">
        <w:rPr>
          <w:rFonts w:ascii="Times New Roman" w:hAnsi="Times New Roman" w:hint="eastAsia"/>
          <w:szCs w:val="21"/>
        </w:rPr>
        <w:t>时所产生的电动势。</w:t>
      </w:r>
    </w:p>
    <w:p w:rsidR="00086DE3" w:rsidRDefault="00086DE3" w:rsidP="00086DE3">
      <w:pPr>
        <w:pStyle w:val="af"/>
        <w:snapToGrid w:val="0"/>
        <w:spacing w:line="360" w:lineRule="auto"/>
        <w:ind w:firstLineChars="200" w:firstLine="420"/>
        <w:rPr>
          <w:szCs w:val="21"/>
        </w:rPr>
      </w:pPr>
      <w:r>
        <w:rPr>
          <w:rFonts w:hint="eastAsia"/>
          <w:szCs w:val="21"/>
        </w:rPr>
        <w:t xml:space="preserve">                 </w:t>
      </w:r>
      <w:r>
        <w:rPr>
          <w:rFonts w:hint="eastAsia"/>
          <w:sz w:val="24"/>
          <w:szCs w:val="24"/>
        </w:rPr>
        <w:t xml:space="preserve"> </w:t>
      </w:r>
      <w:r>
        <w:rPr>
          <w:rFonts w:hint="eastAsia"/>
          <w:szCs w:val="21"/>
        </w:rPr>
        <w:t xml:space="preserve"> </w:t>
      </w:r>
      <w:r w:rsidRPr="004E3AAD">
        <w:rPr>
          <w:rFonts w:hint="eastAsia"/>
          <w:color w:val="7F7F7F" w:themeColor="text1" w:themeTint="80"/>
          <w:szCs w:val="21"/>
        </w:rPr>
        <w:t xml:space="preserve">图 </w:t>
      </w:r>
      <w:r w:rsidRPr="004E3AAD">
        <w:rPr>
          <w:color w:val="7F7F7F" w:themeColor="text1" w:themeTint="80"/>
          <w:szCs w:val="21"/>
        </w:rPr>
        <w:t>12</w:t>
      </w:r>
      <w:r w:rsidRPr="004E3AAD">
        <w:rPr>
          <w:rFonts w:hint="eastAsia"/>
          <w:color w:val="7F7F7F" w:themeColor="text1" w:themeTint="80"/>
          <w:szCs w:val="21"/>
        </w:rPr>
        <w:t xml:space="preserve">                      </w:t>
      </w:r>
      <w:r w:rsidRPr="004E3AAD">
        <w:rPr>
          <w:color w:val="7F7F7F" w:themeColor="text1" w:themeTint="80"/>
          <w:szCs w:val="21"/>
        </w:rPr>
        <w:t xml:space="preserve">   </w:t>
      </w:r>
      <w:r w:rsidRPr="004E3AAD">
        <w:rPr>
          <w:rFonts w:hint="eastAsia"/>
          <w:color w:val="7F7F7F" w:themeColor="text1" w:themeTint="80"/>
          <w:szCs w:val="21"/>
        </w:rPr>
        <w:t xml:space="preserve">  图 </w:t>
      </w:r>
      <w:r w:rsidRPr="004E3AAD">
        <w:rPr>
          <w:color w:val="7F7F7F" w:themeColor="text1" w:themeTint="80"/>
          <w:szCs w:val="21"/>
        </w:rPr>
        <w:t>13</w:t>
      </w:r>
    </w:p>
    <w:p w:rsidR="00086DE3" w:rsidRDefault="00086DE3" w:rsidP="00086DE3">
      <w:pPr>
        <w:pStyle w:val="af"/>
        <w:snapToGrid w:val="0"/>
        <w:spacing w:line="360" w:lineRule="auto"/>
        <w:ind w:firstLineChars="210" w:firstLine="441"/>
        <w:rPr>
          <w:szCs w:val="21"/>
        </w:rPr>
      </w:pPr>
      <w:r>
        <w:rPr>
          <w:rFonts w:ascii="Times New Roman" w:hAnsi="Times New Roman" w:hint="eastAsia"/>
          <w:szCs w:val="21"/>
        </w:rPr>
        <w:t>我们把</w:t>
      </w:r>
      <w:r>
        <w:rPr>
          <w:rFonts w:ascii="Times New Roman" w:hAnsi="Times New Roman"/>
          <w:szCs w:val="21"/>
        </w:rPr>
        <w:t>A</w:t>
      </w:r>
      <w:r>
        <w:rPr>
          <w:rFonts w:ascii="Times New Roman" w:hAnsi="Times New Roman" w:hint="eastAsia"/>
          <w:szCs w:val="21"/>
        </w:rPr>
        <w:t>、</w:t>
      </w:r>
      <w:r>
        <w:rPr>
          <w:rFonts w:ascii="Times New Roman" w:hAnsi="Times New Roman"/>
          <w:szCs w:val="21"/>
        </w:rPr>
        <w:t>B</w:t>
      </w:r>
      <w:r>
        <w:rPr>
          <w:rFonts w:ascii="Times New Roman" w:hAnsi="Times New Roman" w:hint="eastAsia"/>
          <w:szCs w:val="21"/>
        </w:rPr>
        <w:t>两根不同化学成份的金属丝的一端焊在一起，构成热电偶的热端</w:t>
      </w:r>
      <w:r>
        <w:rPr>
          <w:rFonts w:ascii="Times New Roman" w:hAnsi="Times New Roman"/>
          <w:szCs w:val="21"/>
        </w:rPr>
        <w:t>(</w:t>
      </w:r>
      <w:r>
        <w:rPr>
          <w:rFonts w:ascii="Times New Roman" w:hAnsi="Times New Roman" w:hint="eastAsia"/>
          <w:szCs w:val="21"/>
        </w:rPr>
        <w:t>工作端</w:t>
      </w:r>
      <w:r>
        <w:rPr>
          <w:rFonts w:ascii="Times New Roman" w:hAnsi="Times New Roman"/>
          <w:szCs w:val="21"/>
        </w:rPr>
        <w:t>)</w:t>
      </w:r>
      <w:r>
        <w:rPr>
          <w:rFonts w:ascii="Times New Roman" w:hAnsi="Times New Roman" w:hint="eastAsia"/>
          <w:szCs w:val="21"/>
        </w:rPr>
        <w:t>。将另两端各与铜引线</w:t>
      </w:r>
      <w:r>
        <w:rPr>
          <w:rFonts w:ascii="Times New Roman" w:hAnsi="Times New Roman"/>
          <w:szCs w:val="21"/>
        </w:rPr>
        <w:t>(</w:t>
      </w:r>
      <w:r>
        <w:rPr>
          <w:rFonts w:ascii="Times New Roman" w:hAnsi="Times New Roman" w:hint="eastAsia"/>
          <w:szCs w:val="21"/>
        </w:rPr>
        <w:t>即第三种金属</w:t>
      </w:r>
      <w:r>
        <w:rPr>
          <w:rFonts w:ascii="Times New Roman" w:hAnsi="Times New Roman"/>
          <w:szCs w:val="21"/>
        </w:rPr>
        <w:t>C)</w:t>
      </w:r>
      <w:r>
        <w:rPr>
          <w:rFonts w:ascii="Times New Roman" w:hAnsi="Times New Roman" w:hint="eastAsia"/>
          <w:szCs w:val="21"/>
        </w:rPr>
        <w:t>焊接，构成两个同温度</w:t>
      </w:r>
      <w:r>
        <w:rPr>
          <w:rFonts w:ascii="Times New Roman" w:hAnsi="Times New Roman"/>
          <w:szCs w:val="21"/>
        </w:rPr>
        <w:t>(t</w:t>
      </w:r>
      <w:r>
        <w:rPr>
          <w:rFonts w:ascii="Times New Roman" w:hAnsi="Times New Roman"/>
          <w:szCs w:val="21"/>
          <w:vertAlign w:val="subscript"/>
        </w:rPr>
        <w:t>0</w:t>
      </w:r>
      <w:r>
        <w:rPr>
          <w:rFonts w:ascii="Times New Roman" w:hAnsi="Times New Roman"/>
          <w:szCs w:val="21"/>
        </w:rPr>
        <w:t>)</w:t>
      </w:r>
      <w:r>
        <w:rPr>
          <w:rFonts w:ascii="Times New Roman" w:hAnsi="Times New Roman" w:hint="eastAsia"/>
          <w:szCs w:val="21"/>
        </w:rPr>
        <w:t>的冷端</w:t>
      </w:r>
      <w:r>
        <w:rPr>
          <w:rFonts w:ascii="Times New Roman" w:hAnsi="Times New Roman"/>
          <w:szCs w:val="21"/>
        </w:rPr>
        <w:t>(</w:t>
      </w:r>
      <w:r>
        <w:rPr>
          <w:rFonts w:ascii="Times New Roman" w:hAnsi="Times New Roman" w:hint="eastAsia"/>
          <w:szCs w:val="21"/>
        </w:rPr>
        <w:t>自由端</w:t>
      </w:r>
      <w:r>
        <w:rPr>
          <w:rFonts w:ascii="Times New Roman" w:hAnsi="Times New Roman"/>
          <w:szCs w:val="21"/>
        </w:rPr>
        <w:t>)</w:t>
      </w:r>
      <w:r>
        <w:rPr>
          <w:rFonts w:ascii="Times New Roman" w:hAnsi="Times New Roman" w:hint="eastAsia"/>
          <w:szCs w:val="21"/>
        </w:rPr>
        <w:t>。铜引线与电位差计相连，这样就组成一个热电偶温度计。通常将冷端置于冰水混合物中，保持</w:t>
      </w:r>
      <w:r>
        <w:rPr>
          <w:rFonts w:ascii="Times New Roman" w:hAnsi="Times New Roman"/>
          <w:szCs w:val="21"/>
        </w:rPr>
        <w:t>t</w:t>
      </w:r>
      <w:r>
        <w:rPr>
          <w:rFonts w:ascii="Times New Roman" w:hAnsi="Times New Roman"/>
          <w:szCs w:val="21"/>
          <w:vertAlign w:val="subscript"/>
        </w:rPr>
        <w:t xml:space="preserve">0 </w:t>
      </w:r>
      <w:r>
        <w:rPr>
          <w:rFonts w:ascii="Times New Roman" w:hAnsi="Times New Roman"/>
          <w:szCs w:val="21"/>
        </w:rPr>
        <w:t xml:space="preserve">= 0 </w:t>
      </w:r>
      <w:r>
        <w:rPr>
          <w:rFonts w:ascii="Times New Roman" w:hAnsi="Times New Roman"/>
          <w:szCs w:val="21"/>
          <w:vertAlign w:val="superscript"/>
        </w:rPr>
        <w:t>0</w:t>
      </w:r>
      <w:r>
        <w:rPr>
          <w:rFonts w:ascii="Times New Roman" w:hAnsi="Times New Roman"/>
          <w:szCs w:val="21"/>
        </w:rPr>
        <w:t>C</w:t>
      </w:r>
      <w:r>
        <w:rPr>
          <w:rFonts w:ascii="Times New Roman" w:hAnsi="Times New Roman" w:hint="eastAsia"/>
          <w:szCs w:val="21"/>
        </w:rPr>
        <w:t>，将热端置于待测温度处，即可测得相应的温差电动势，再根据事先</w:t>
      </w:r>
      <w:r>
        <w:rPr>
          <w:rFonts w:hAnsi="宋体" w:hint="eastAsia"/>
          <w:szCs w:val="21"/>
        </w:rPr>
        <w:t>校正好的曲线或数据来求出温度t。</w:t>
      </w:r>
    </w:p>
    <w:p w:rsidR="00086DE3" w:rsidRDefault="004E3AAD" w:rsidP="00086DE3">
      <w:pPr>
        <w:spacing w:line="360" w:lineRule="auto"/>
        <w:ind w:firstLineChars="300" w:firstLine="630"/>
        <w:jc w:val="left"/>
        <w:rPr>
          <w:szCs w:val="21"/>
        </w:rPr>
      </w:pPr>
      <w:r>
        <w:object w:dxaOrig="1440" w:dyaOrig="1440">
          <v:shape id="_x0000_s1028" type="#_x0000_t75" style="position:absolute;left:0;text-align:left;margin-left:185.25pt;margin-top:26.4pt;width:162.75pt;height:130pt;z-index:251661824;mso-wrap-distance-top:0;mso-wrap-distance-bottom:0;mso-position-horizontal-relative:text;mso-position-vertical-relative:text;mso-width-relative:page;mso-height-relative:page">
            <v:imagedata r:id="rId52" o:title=""/>
            <w10:wrap type="topAndBottom"/>
          </v:shape>
          <o:OLEObject Type="Embed" ProgID="PBrush" ShapeID="_x0000_s1028" DrawAspect="Content" ObjectID="_1572080804" r:id="rId53"/>
        </w:object>
      </w:r>
    </w:p>
    <w:p w:rsidR="00086DE3" w:rsidRPr="004E3AAD" w:rsidRDefault="00086DE3" w:rsidP="00086DE3">
      <w:pPr>
        <w:spacing w:line="360" w:lineRule="auto"/>
        <w:ind w:firstLineChars="300" w:firstLine="630"/>
        <w:jc w:val="center"/>
        <w:rPr>
          <w:color w:val="7F7F7F" w:themeColor="text1" w:themeTint="80"/>
          <w:szCs w:val="21"/>
        </w:rPr>
      </w:pPr>
      <w:r w:rsidRPr="004E3AAD">
        <w:rPr>
          <w:rFonts w:hint="eastAsia"/>
          <w:color w:val="7F7F7F" w:themeColor="text1" w:themeTint="80"/>
          <w:szCs w:val="21"/>
        </w:rPr>
        <w:t>图</w:t>
      </w:r>
      <w:r w:rsidRPr="004E3AAD">
        <w:rPr>
          <w:color w:val="7F7F7F" w:themeColor="text1" w:themeTint="80"/>
        </w:rPr>
        <w:t xml:space="preserve"> </w:t>
      </w:r>
      <w:r w:rsidRPr="004E3AAD">
        <w:rPr>
          <w:color w:val="7F7F7F" w:themeColor="text1" w:themeTint="80"/>
          <w:szCs w:val="21"/>
        </w:rPr>
        <w:t xml:space="preserve">14  </w:t>
      </w:r>
      <w:r w:rsidRPr="004E3AAD">
        <w:rPr>
          <w:rFonts w:hint="eastAsia"/>
          <w:color w:val="7F7F7F" w:themeColor="text1" w:themeTint="80"/>
          <w:szCs w:val="21"/>
        </w:rPr>
        <w:t>热电偶温度计测温原理</w:t>
      </w:r>
    </w:p>
    <w:p w:rsidR="00086DE3" w:rsidRDefault="00086DE3" w:rsidP="00086DE3">
      <w:pPr>
        <w:spacing w:beforeLines="50" w:before="156" w:afterLines="50" w:after="156" w:line="360" w:lineRule="auto"/>
        <w:jc w:val="left"/>
        <w:rPr>
          <w:b/>
          <w:szCs w:val="21"/>
        </w:rPr>
      </w:pPr>
      <w:r>
        <w:rPr>
          <w:b/>
          <w:szCs w:val="21"/>
        </w:rPr>
        <w:t>2</w:t>
      </w:r>
      <w:r>
        <w:rPr>
          <w:rFonts w:hint="eastAsia"/>
          <w:b/>
          <w:szCs w:val="21"/>
        </w:rPr>
        <w:t>、用平衡电桥测电阻的温度特性曲线</w:t>
      </w:r>
    </w:p>
    <w:p w:rsidR="00086DE3" w:rsidRDefault="00086DE3" w:rsidP="00086DE3">
      <w:pPr>
        <w:spacing w:line="360" w:lineRule="auto"/>
        <w:ind w:firstLineChars="200" w:firstLine="420"/>
        <w:jc w:val="left"/>
        <w:rPr>
          <w:rFonts w:ascii="黑体" w:eastAsia="黑体" w:hAnsi="黑体"/>
          <w:szCs w:val="21"/>
        </w:rPr>
      </w:pPr>
      <w:r>
        <w:rPr>
          <w:rFonts w:ascii="黑体" w:eastAsia="黑体" w:hAnsi="黑体" w:hint="eastAsia"/>
          <w:szCs w:val="21"/>
        </w:rPr>
        <w:t>2.1 金属电阻温度计</w:t>
      </w:r>
    </w:p>
    <w:p w:rsidR="00086DE3" w:rsidRDefault="00086DE3" w:rsidP="00086DE3">
      <w:pPr>
        <w:spacing w:line="360" w:lineRule="auto"/>
        <w:ind w:firstLineChars="200" w:firstLine="420"/>
        <w:jc w:val="left"/>
        <w:rPr>
          <w:szCs w:val="21"/>
        </w:rPr>
      </w:pPr>
      <w:r>
        <w:rPr>
          <w:rFonts w:hint="eastAsia"/>
          <w:szCs w:val="21"/>
        </w:rPr>
        <w:t>一般来说，金属的电阻随温度的变化，可用下式描述：</w:t>
      </w:r>
    </w:p>
    <w:p w:rsidR="00086DE3" w:rsidRDefault="00086DE3" w:rsidP="00086DE3">
      <w:pPr>
        <w:spacing w:line="360" w:lineRule="auto"/>
        <w:ind w:left="315" w:firstLineChars="200" w:firstLine="420"/>
        <w:jc w:val="right"/>
        <w:rPr>
          <w:rFonts w:ascii="宋体"/>
          <w:szCs w:val="21"/>
        </w:rPr>
      </w:pPr>
      <w:r>
        <w:rPr>
          <w:szCs w:val="21"/>
        </w:rPr>
        <w:t xml:space="preserve">           Rx=R</w:t>
      </w:r>
      <w:r>
        <w:rPr>
          <w:szCs w:val="21"/>
          <w:vertAlign w:val="subscript"/>
        </w:rPr>
        <w:t>X0</w:t>
      </w:r>
      <w:r>
        <w:rPr>
          <w:rFonts w:hint="eastAsia"/>
          <w:szCs w:val="21"/>
        </w:rPr>
        <w:t>（</w:t>
      </w:r>
      <w:r>
        <w:rPr>
          <w:szCs w:val="21"/>
        </w:rPr>
        <w:t>1+</w:t>
      </w:r>
      <w:r>
        <w:rPr>
          <w:rFonts w:ascii="宋体" w:hint="eastAsia"/>
          <w:szCs w:val="21"/>
        </w:rPr>
        <w:t>αt+</w:t>
      </w:r>
      <w:r>
        <w:rPr>
          <w:rFonts w:ascii="宋体" w:hAnsi="宋体" w:hint="eastAsia"/>
          <w:szCs w:val="21"/>
        </w:rPr>
        <w:t>β</w:t>
      </w:r>
      <w:r>
        <w:rPr>
          <w:rFonts w:ascii="宋体" w:hint="eastAsia"/>
          <w:szCs w:val="21"/>
        </w:rPr>
        <w:t>t</w:t>
      </w:r>
      <w:r>
        <w:rPr>
          <w:rFonts w:ascii="宋体" w:hint="eastAsia"/>
          <w:szCs w:val="21"/>
          <w:vertAlign w:val="superscript"/>
        </w:rPr>
        <w:t>2</w:t>
      </w:r>
      <w:r>
        <w:rPr>
          <w:rFonts w:ascii="宋体" w:hint="eastAsia"/>
          <w:szCs w:val="21"/>
        </w:rPr>
        <w:t xml:space="preserve">）                     </w:t>
      </w:r>
      <w:r>
        <w:rPr>
          <w:rFonts w:hint="eastAsia"/>
          <w:szCs w:val="21"/>
        </w:rPr>
        <w:t>（</w:t>
      </w:r>
      <w:r>
        <w:rPr>
          <w:szCs w:val="21"/>
        </w:rPr>
        <w:t>16</w:t>
      </w:r>
      <w:r>
        <w:rPr>
          <w:rFonts w:hint="eastAsia"/>
          <w:szCs w:val="21"/>
        </w:rPr>
        <w:t>）</w:t>
      </w:r>
    </w:p>
    <w:p w:rsidR="00086DE3" w:rsidRDefault="00086DE3" w:rsidP="00086DE3">
      <w:pPr>
        <w:spacing w:line="360" w:lineRule="auto"/>
        <w:ind w:leftChars="-20" w:left="-42" w:firstLineChars="200" w:firstLine="420"/>
        <w:jc w:val="left"/>
        <w:rPr>
          <w:szCs w:val="21"/>
          <w:vertAlign w:val="superscript"/>
        </w:rPr>
      </w:pPr>
      <w:r>
        <w:rPr>
          <w:rFonts w:hint="eastAsia"/>
          <w:szCs w:val="21"/>
        </w:rPr>
        <w:t>温度不是很高的情况下，忽略二次项</w:t>
      </w:r>
      <w:r>
        <w:rPr>
          <w:rFonts w:ascii="宋体" w:hAnsi="宋体" w:hint="eastAsia"/>
          <w:szCs w:val="21"/>
        </w:rPr>
        <w:t>β</w:t>
      </w:r>
      <w:r>
        <w:rPr>
          <w:rFonts w:ascii="宋体" w:hint="eastAsia"/>
          <w:szCs w:val="21"/>
        </w:rPr>
        <w:t>t</w:t>
      </w:r>
      <w:r>
        <w:rPr>
          <w:rFonts w:ascii="宋体" w:hint="eastAsia"/>
          <w:szCs w:val="21"/>
          <w:vertAlign w:val="superscript"/>
        </w:rPr>
        <w:t>2</w:t>
      </w:r>
      <w:r>
        <w:rPr>
          <w:rFonts w:ascii="宋体" w:hint="eastAsia"/>
          <w:szCs w:val="21"/>
        </w:rPr>
        <w:t>，可将金属电阻值随温度变化视为线性变化即</w:t>
      </w:r>
      <w:r>
        <w:rPr>
          <w:szCs w:val="21"/>
          <w:vertAlign w:val="superscript"/>
        </w:rPr>
        <w:t xml:space="preserve">   </w:t>
      </w:r>
    </w:p>
    <w:p w:rsidR="00086DE3" w:rsidRDefault="00086DE3" w:rsidP="00086DE3">
      <w:pPr>
        <w:wordWrap w:val="0"/>
        <w:spacing w:line="360" w:lineRule="auto"/>
        <w:ind w:leftChars="150" w:left="315" w:firstLineChars="200" w:firstLine="420"/>
        <w:jc w:val="right"/>
        <w:rPr>
          <w:rFonts w:ascii="宋体"/>
          <w:szCs w:val="21"/>
        </w:rPr>
      </w:pPr>
      <w:r>
        <w:rPr>
          <w:szCs w:val="21"/>
          <w:vertAlign w:val="superscript"/>
        </w:rPr>
        <w:t xml:space="preserve"> </w:t>
      </w:r>
      <w:r>
        <w:rPr>
          <w:szCs w:val="21"/>
        </w:rPr>
        <w:t>Rx=R</w:t>
      </w:r>
      <w:r>
        <w:rPr>
          <w:szCs w:val="21"/>
          <w:vertAlign w:val="subscript"/>
        </w:rPr>
        <w:t>X0</w:t>
      </w:r>
      <w:r>
        <w:rPr>
          <w:rFonts w:hint="eastAsia"/>
          <w:szCs w:val="21"/>
        </w:rPr>
        <w:t>（</w:t>
      </w:r>
      <w:r>
        <w:rPr>
          <w:szCs w:val="21"/>
        </w:rPr>
        <w:t>1+</w:t>
      </w:r>
      <w:r>
        <w:rPr>
          <w:rFonts w:ascii="宋体" w:hint="eastAsia"/>
          <w:szCs w:val="21"/>
        </w:rPr>
        <w:t>αt）=</w:t>
      </w:r>
      <w:r>
        <w:rPr>
          <w:szCs w:val="21"/>
        </w:rPr>
        <w:t xml:space="preserve"> R</w:t>
      </w:r>
      <w:r>
        <w:rPr>
          <w:szCs w:val="21"/>
          <w:vertAlign w:val="subscript"/>
        </w:rPr>
        <w:t>X0</w:t>
      </w:r>
      <w:r>
        <w:rPr>
          <w:szCs w:val="21"/>
        </w:rPr>
        <w:t xml:space="preserve"> +</w:t>
      </w:r>
      <w:r>
        <w:rPr>
          <w:rFonts w:ascii="宋体" w:hint="eastAsia"/>
          <w:szCs w:val="21"/>
        </w:rPr>
        <w:t>αt</w:t>
      </w:r>
      <w:r>
        <w:rPr>
          <w:szCs w:val="21"/>
        </w:rPr>
        <w:t xml:space="preserve"> R</w:t>
      </w:r>
      <w:r>
        <w:rPr>
          <w:szCs w:val="21"/>
          <w:vertAlign w:val="subscript"/>
        </w:rPr>
        <w:t xml:space="preserve">X0            </w:t>
      </w:r>
      <w:r w:rsidR="00026DD1">
        <w:rPr>
          <w:szCs w:val="21"/>
          <w:vertAlign w:val="subscript"/>
        </w:rPr>
        <w:t xml:space="preserve">         </w:t>
      </w:r>
      <w:r>
        <w:rPr>
          <w:szCs w:val="21"/>
          <w:vertAlign w:val="subscript"/>
        </w:rPr>
        <w:t xml:space="preserve">             </w:t>
      </w:r>
      <w:r>
        <w:rPr>
          <w:rFonts w:hint="eastAsia"/>
          <w:szCs w:val="21"/>
        </w:rPr>
        <w:t>（</w:t>
      </w:r>
      <w:r>
        <w:rPr>
          <w:szCs w:val="21"/>
        </w:rPr>
        <w:t>18</w:t>
      </w:r>
      <w:r>
        <w:rPr>
          <w:rFonts w:hint="eastAsia"/>
          <w:szCs w:val="21"/>
        </w:rPr>
        <w:t>）</w:t>
      </w:r>
    </w:p>
    <w:p w:rsidR="00086DE3" w:rsidRDefault="00086DE3" w:rsidP="00086DE3">
      <w:pPr>
        <w:spacing w:line="360" w:lineRule="auto"/>
        <w:ind w:firstLineChars="200" w:firstLine="420"/>
        <w:jc w:val="left"/>
        <w:rPr>
          <w:rFonts w:ascii="黑体" w:eastAsia="黑体" w:hAnsi="黑体"/>
          <w:szCs w:val="21"/>
        </w:rPr>
      </w:pPr>
      <w:r>
        <w:rPr>
          <w:rFonts w:ascii="黑体" w:eastAsia="黑体" w:hAnsi="黑体" w:hint="eastAsia"/>
          <w:szCs w:val="21"/>
        </w:rPr>
        <w:t>2.2 半导体热敏温度计</w:t>
      </w:r>
    </w:p>
    <w:p w:rsidR="00086DE3" w:rsidRDefault="00086DE3" w:rsidP="00086DE3">
      <w:pPr>
        <w:tabs>
          <w:tab w:val="left" w:pos="540"/>
        </w:tabs>
        <w:spacing w:line="360" w:lineRule="auto"/>
        <w:ind w:firstLineChars="200" w:firstLine="420"/>
        <w:rPr>
          <w:szCs w:val="21"/>
        </w:rPr>
      </w:pPr>
      <w:r>
        <w:rPr>
          <w:rFonts w:hint="eastAsia"/>
          <w:szCs w:val="21"/>
        </w:rPr>
        <w:t>热敏电阻的电阻温度特性可以用下述指数函数来描述：</w:t>
      </w:r>
    </w:p>
    <w:p w:rsidR="00086DE3" w:rsidRDefault="008B5E37" w:rsidP="00086DE3">
      <w:pPr>
        <w:spacing w:line="280" w:lineRule="exact"/>
        <w:ind w:left="318"/>
        <w:rPr>
          <w:sz w:val="24"/>
        </w:rPr>
      </w:pPr>
      <w:r>
        <w:object w:dxaOrig="1440" w:dyaOrig="1440">
          <v:shape id="_x0000_s1029" type="#_x0000_t75" style="position:absolute;left:0;text-align:left;margin-left:222.6pt;margin-top:1.2pt;width:52pt;height:27pt;z-index:251662848;mso-width-relative:page;mso-height-relative:page">
            <v:imagedata r:id="rId54" o:title=""/>
          </v:shape>
          <o:OLEObject Type="Embed" ProgID="Equation.3" ShapeID="_x0000_s1029" DrawAspect="Content" ObjectID="_1572080805" r:id="rId55"/>
        </w:object>
      </w:r>
      <w:r w:rsidR="00086DE3">
        <w:rPr>
          <w:sz w:val="24"/>
        </w:rPr>
        <w:t xml:space="preserve">                                                        </w:t>
      </w:r>
    </w:p>
    <w:p w:rsidR="00086DE3" w:rsidRDefault="00086DE3" w:rsidP="00086DE3">
      <w:pPr>
        <w:spacing w:line="280" w:lineRule="exact"/>
        <w:ind w:left="318"/>
        <w:jc w:val="right"/>
        <w:rPr>
          <w:sz w:val="24"/>
        </w:rPr>
      </w:pPr>
      <w:r>
        <w:rPr>
          <w:sz w:val="24"/>
        </w:rPr>
        <w:t xml:space="preserve">                                    </w:t>
      </w:r>
      <w:r>
        <w:rPr>
          <w:rFonts w:hint="eastAsia"/>
          <w:sz w:val="24"/>
        </w:rPr>
        <w:t>（</w:t>
      </w:r>
      <w:r>
        <w:rPr>
          <w:sz w:val="24"/>
        </w:rPr>
        <w:t>19</w:t>
      </w:r>
      <w:r>
        <w:rPr>
          <w:rFonts w:hint="eastAsia"/>
          <w:sz w:val="24"/>
        </w:rPr>
        <w:t>）</w:t>
      </w:r>
    </w:p>
    <w:p w:rsidR="00086DE3" w:rsidRDefault="00086DE3" w:rsidP="00086DE3">
      <w:pPr>
        <w:spacing w:line="360" w:lineRule="auto"/>
        <w:ind w:firstLineChars="200" w:firstLine="420"/>
        <w:rPr>
          <w:szCs w:val="21"/>
        </w:rPr>
      </w:pPr>
      <w:r>
        <w:rPr>
          <w:rFonts w:hint="eastAsia"/>
          <w:szCs w:val="21"/>
        </w:rPr>
        <w:t>式中</w:t>
      </w:r>
      <w:r>
        <w:rPr>
          <w:szCs w:val="21"/>
        </w:rPr>
        <w:t>A</w:t>
      </w:r>
      <w:r>
        <w:rPr>
          <w:rFonts w:hint="eastAsia"/>
          <w:szCs w:val="21"/>
        </w:rPr>
        <w:t>是与材料性质的电阻器几何形状有关的常数。</w:t>
      </w:r>
      <w:r>
        <w:rPr>
          <w:szCs w:val="21"/>
        </w:rPr>
        <w:t>B</w:t>
      </w:r>
      <w:r>
        <w:rPr>
          <w:rFonts w:hint="eastAsia"/>
          <w:szCs w:val="21"/>
        </w:rPr>
        <w:t>为与材料半导体性质有关的常数，</w:t>
      </w:r>
      <w:r>
        <w:rPr>
          <w:szCs w:val="21"/>
        </w:rPr>
        <w:t>T</w:t>
      </w:r>
      <w:r>
        <w:rPr>
          <w:rFonts w:hint="eastAsia"/>
          <w:szCs w:val="21"/>
        </w:rPr>
        <w:t>为绝对温</w:t>
      </w:r>
      <w:r>
        <w:rPr>
          <w:rFonts w:hint="eastAsia"/>
          <w:szCs w:val="21"/>
        </w:rPr>
        <w:lastRenderedPageBreak/>
        <w:t>度。</w:t>
      </w:r>
    </w:p>
    <w:p w:rsidR="00086DE3" w:rsidRDefault="008B5E37" w:rsidP="00086DE3">
      <w:pPr>
        <w:spacing w:line="360" w:lineRule="auto"/>
        <w:ind w:firstLineChars="200" w:firstLine="420"/>
        <w:rPr>
          <w:szCs w:val="21"/>
        </w:rPr>
      </w:pPr>
      <w:r>
        <w:object w:dxaOrig="1440" w:dyaOrig="1440">
          <v:shape id="_x0000_s1030" type="#_x0000_t75" style="position:absolute;left:0;text-align:left;margin-left:204.75pt;margin-top:20.6pt;width:73.3pt;height:30.35pt;z-index:251663872;mso-width-relative:page;mso-height-relative:page">
            <v:imagedata r:id="rId56" o:title=""/>
          </v:shape>
          <o:OLEObject Type="Embed" ProgID="Equation.3" ShapeID="_x0000_s1030" DrawAspect="Content" ObjectID="_1572080806" r:id="rId57"/>
        </w:object>
      </w:r>
      <w:r w:rsidR="00086DE3">
        <w:rPr>
          <w:rFonts w:hint="eastAsia"/>
          <w:szCs w:val="21"/>
        </w:rPr>
        <w:t>为了求得准确的</w:t>
      </w:r>
      <w:r w:rsidR="00086DE3">
        <w:rPr>
          <w:szCs w:val="21"/>
        </w:rPr>
        <w:t>A</w:t>
      </w:r>
      <w:r w:rsidR="00086DE3">
        <w:rPr>
          <w:rFonts w:hint="eastAsia"/>
          <w:szCs w:val="21"/>
        </w:rPr>
        <w:t>和</w:t>
      </w:r>
      <w:r w:rsidR="00086DE3">
        <w:rPr>
          <w:szCs w:val="21"/>
        </w:rPr>
        <w:t>B</w:t>
      </w:r>
      <w:r w:rsidR="00086DE3">
        <w:rPr>
          <w:rFonts w:hint="eastAsia"/>
          <w:szCs w:val="21"/>
        </w:rPr>
        <w:t>，可将式（</w:t>
      </w:r>
      <w:r w:rsidR="00086DE3">
        <w:rPr>
          <w:szCs w:val="21"/>
        </w:rPr>
        <w:t>19</w:t>
      </w:r>
      <w:r w:rsidR="00086DE3">
        <w:rPr>
          <w:rFonts w:hint="eastAsia"/>
          <w:szCs w:val="21"/>
        </w:rPr>
        <w:t>）两边取对数</w:t>
      </w:r>
    </w:p>
    <w:p w:rsidR="00086DE3" w:rsidRDefault="00086DE3" w:rsidP="00086DE3">
      <w:pPr>
        <w:spacing w:line="360" w:lineRule="auto"/>
        <w:ind w:left="318" w:firstLine="200"/>
        <w:jc w:val="right"/>
        <w:rPr>
          <w:sz w:val="24"/>
        </w:rPr>
      </w:pPr>
      <w:r>
        <w:rPr>
          <w:sz w:val="24"/>
        </w:rPr>
        <w:t xml:space="preserve">                                                        </w:t>
      </w:r>
      <w:r>
        <w:rPr>
          <w:rFonts w:hint="eastAsia"/>
          <w:sz w:val="24"/>
        </w:rPr>
        <w:t>（</w:t>
      </w:r>
      <w:r>
        <w:rPr>
          <w:sz w:val="24"/>
        </w:rPr>
        <w:t>20</w:t>
      </w:r>
      <w:r>
        <w:rPr>
          <w:rFonts w:hint="eastAsia"/>
          <w:sz w:val="24"/>
        </w:rPr>
        <w:t>）</w:t>
      </w:r>
    </w:p>
    <w:p w:rsidR="00086DE3" w:rsidRDefault="00086DE3" w:rsidP="00086DE3">
      <w:pPr>
        <w:spacing w:line="360" w:lineRule="auto"/>
        <w:ind w:left="318" w:firstLine="200"/>
        <w:rPr>
          <w:sz w:val="24"/>
        </w:rPr>
      </w:pPr>
    </w:p>
    <w:p w:rsidR="00086DE3" w:rsidRDefault="00086DE3" w:rsidP="00086DE3">
      <w:pPr>
        <w:tabs>
          <w:tab w:val="left" w:pos="540"/>
        </w:tabs>
        <w:spacing w:line="360" w:lineRule="auto"/>
        <w:ind w:firstLineChars="200" w:firstLine="420"/>
        <w:rPr>
          <w:szCs w:val="21"/>
        </w:rPr>
      </w:pPr>
      <w:r>
        <w:rPr>
          <w:rFonts w:hint="eastAsia"/>
          <w:szCs w:val="21"/>
        </w:rPr>
        <w:t>选取不同的温度</w:t>
      </w:r>
      <w:r>
        <w:rPr>
          <w:szCs w:val="21"/>
        </w:rPr>
        <w:t>T</w:t>
      </w:r>
      <w:r>
        <w:rPr>
          <w:rFonts w:hint="eastAsia"/>
          <w:szCs w:val="21"/>
        </w:rPr>
        <w:t>，得到不同的</w:t>
      </w:r>
      <w:r>
        <w:rPr>
          <w:szCs w:val="21"/>
        </w:rPr>
        <w:t>R</w:t>
      </w:r>
      <w:r>
        <w:rPr>
          <w:szCs w:val="21"/>
          <w:vertAlign w:val="subscript"/>
        </w:rPr>
        <w:t>T</w:t>
      </w:r>
      <w:r>
        <w:rPr>
          <w:rFonts w:hint="eastAsia"/>
          <w:szCs w:val="21"/>
        </w:rPr>
        <w:t>。</w:t>
      </w:r>
    </w:p>
    <w:p w:rsidR="00086DE3" w:rsidRDefault="00086DE3" w:rsidP="00086DE3">
      <w:pPr>
        <w:tabs>
          <w:tab w:val="left" w:pos="540"/>
        </w:tabs>
        <w:spacing w:line="360" w:lineRule="auto"/>
        <w:ind w:firstLineChars="200" w:firstLine="420"/>
        <w:rPr>
          <w:szCs w:val="21"/>
        </w:rPr>
      </w:pPr>
      <w:r>
        <w:rPr>
          <w:rFonts w:hint="eastAsia"/>
          <w:szCs w:val="21"/>
        </w:rPr>
        <w:t>根据（</w:t>
      </w:r>
      <w:r>
        <w:rPr>
          <w:szCs w:val="21"/>
        </w:rPr>
        <w:t>20</w:t>
      </w:r>
      <w:r>
        <w:rPr>
          <w:rFonts w:hint="eastAsia"/>
          <w:szCs w:val="21"/>
        </w:rPr>
        <w:t>）式，当</w:t>
      </w:r>
      <w:r>
        <w:rPr>
          <w:szCs w:val="21"/>
        </w:rPr>
        <w:t>T=T</w:t>
      </w:r>
      <w:r>
        <w:rPr>
          <w:szCs w:val="21"/>
          <w:vertAlign w:val="subscript"/>
        </w:rPr>
        <w:t>1</w:t>
      </w:r>
      <w:r>
        <w:rPr>
          <w:rFonts w:hint="eastAsia"/>
          <w:szCs w:val="21"/>
        </w:rPr>
        <w:t>时有：</w:t>
      </w:r>
    </w:p>
    <w:p w:rsidR="00086DE3" w:rsidRDefault="00086DE3" w:rsidP="00086DE3">
      <w:pPr>
        <w:tabs>
          <w:tab w:val="left" w:pos="540"/>
        </w:tabs>
        <w:spacing w:line="360" w:lineRule="auto"/>
        <w:ind w:firstLineChars="834" w:firstLine="1751"/>
        <w:jc w:val="right"/>
        <w:rPr>
          <w:szCs w:val="21"/>
        </w:rPr>
      </w:pPr>
      <w:r>
        <w:rPr>
          <w:szCs w:val="21"/>
        </w:rPr>
        <w:t>lnR</w:t>
      </w:r>
      <w:r>
        <w:rPr>
          <w:szCs w:val="21"/>
          <w:vertAlign w:val="subscript"/>
        </w:rPr>
        <w:t>T1</w:t>
      </w:r>
      <w:r>
        <w:rPr>
          <w:szCs w:val="21"/>
        </w:rPr>
        <w:t xml:space="preserve">= </w:t>
      </w:r>
      <w:proofErr w:type="spellStart"/>
      <w:r>
        <w:rPr>
          <w:szCs w:val="21"/>
        </w:rPr>
        <w:t>lnA+B</w:t>
      </w:r>
      <w:proofErr w:type="spellEnd"/>
      <w:r>
        <w:rPr>
          <w:szCs w:val="21"/>
        </w:rPr>
        <w:t>/T</w:t>
      </w:r>
      <w:r>
        <w:rPr>
          <w:szCs w:val="21"/>
          <w:vertAlign w:val="subscript"/>
        </w:rPr>
        <w:t>1</w:t>
      </w:r>
      <w:r>
        <w:rPr>
          <w:rFonts w:hint="eastAsia"/>
          <w:szCs w:val="21"/>
        </w:rPr>
        <w:t>；</w:t>
      </w:r>
      <w:r>
        <w:rPr>
          <w:szCs w:val="21"/>
        </w:rPr>
        <w:t xml:space="preserve">              </w:t>
      </w:r>
      <w:r w:rsidR="00026DD1">
        <w:rPr>
          <w:szCs w:val="21"/>
        </w:rPr>
        <w:t xml:space="preserve">       </w:t>
      </w:r>
      <w:r>
        <w:rPr>
          <w:szCs w:val="21"/>
        </w:rPr>
        <w:t xml:space="preserve">        </w:t>
      </w:r>
      <w:r>
        <w:rPr>
          <w:rFonts w:hint="eastAsia"/>
          <w:szCs w:val="21"/>
        </w:rPr>
        <w:t>（</w:t>
      </w:r>
      <w:r>
        <w:rPr>
          <w:szCs w:val="21"/>
        </w:rPr>
        <w:t>21</w:t>
      </w:r>
      <w:r>
        <w:rPr>
          <w:rFonts w:hint="eastAsia"/>
          <w:szCs w:val="21"/>
        </w:rPr>
        <w:t>）</w:t>
      </w:r>
    </w:p>
    <w:p w:rsidR="00086DE3" w:rsidRDefault="00086DE3" w:rsidP="00086DE3">
      <w:pPr>
        <w:tabs>
          <w:tab w:val="left" w:pos="540"/>
        </w:tabs>
        <w:spacing w:line="360" w:lineRule="auto"/>
        <w:ind w:firstLineChars="192" w:firstLine="403"/>
        <w:rPr>
          <w:szCs w:val="21"/>
        </w:rPr>
      </w:pPr>
      <w:r>
        <w:rPr>
          <w:szCs w:val="21"/>
        </w:rPr>
        <w:t>T=T</w:t>
      </w:r>
      <w:r>
        <w:rPr>
          <w:szCs w:val="21"/>
          <w:vertAlign w:val="subscript"/>
        </w:rPr>
        <w:t>2</w:t>
      </w:r>
      <w:r>
        <w:rPr>
          <w:rFonts w:hint="eastAsia"/>
          <w:szCs w:val="21"/>
        </w:rPr>
        <w:t>时有：</w:t>
      </w:r>
    </w:p>
    <w:p w:rsidR="00086DE3" w:rsidRDefault="00086DE3" w:rsidP="00086DE3">
      <w:pPr>
        <w:tabs>
          <w:tab w:val="left" w:pos="540"/>
        </w:tabs>
        <w:spacing w:line="360" w:lineRule="auto"/>
        <w:ind w:firstLineChars="828" w:firstLine="1739"/>
        <w:jc w:val="right"/>
        <w:rPr>
          <w:szCs w:val="21"/>
          <w:vertAlign w:val="subscript"/>
        </w:rPr>
      </w:pPr>
      <w:r>
        <w:rPr>
          <w:szCs w:val="21"/>
        </w:rPr>
        <w:t>lnR</w:t>
      </w:r>
      <w:r>
        <w:rPr>
          <w:szCs w:val="21"/>
          <w:vertAlign w:val="subscript"/>
        </w:rPr>
        <w:t>T2</w:t>
      </w:r>
      <w:r>
        <w:rPr>
          <w:szCs w:val="21"/>
        </w:rPr>
        <w:t xml:space="preserve">= </w:t>
      </w:r>
      <w:proofErr w:type="spellStart"/>
      <w:r>
        <w:rPr>
          <w:szCs w:val="21"/>
        </w:rPr>
        <w:t>lnA+B</w:t>
      </w:r>
      <w:proofErr w:type="spellEnd"/>
      <w:r>
        <w:rPr>
          <w:szCs w:val="21"/>
        </w:rPr>
        <w:t>/T</w:t>
      </w:r>
      <w:r>
        <w:rPr>
          <w:szCs w:val="21"/>
          <w:vertAlign w:val="subscript"/>
        </w:rPr>
        <w:t xml:space="preserve">2                      </w:t>
      </w:r>
      <w:r w:rsidR="00026DD1">
        <w:rPr>
          <w:szCs w:val="21"/>
          <w:vertAlign w:val="subscript"/>
        </w:rPr>
        <w:t xml:space="preserve">        </w:t>
      </w:r>
      <w:r>
        <w:rPr>
          <w:szCs w:val="21"/>
          <w:vertAlign w:val="subscript"/>
        </w:rPr>
        <w:t xml:space="preserve">               </w:t>
      </w:r>
      <w:r>
        <w:rPr>
          <w:rFonts w:hint="eastAsia"/>
          <w:szCs w:val="21"/>
        </w:rPr>
        <w:t>（</w:t>
      </w:r>
      <w:r>
        <w:rPr>
          <w:szCs w:val="21"/>
        </w:rPr>
        <w:t>22</w:t>
      </w:r>
      <w:r>
        <w:rPr>
          <w:rFonts w:hint="eastAsia"/>
          <w:szCs w:val="21"/>
        </w:rPr>
        <w:t>）</w:t>
      </w:r>
    </w:p>
    <w:p w:rsidR="00086DE3" w:rsidRDefault="00086DE3" w:rsidP="00086DE3">
      <w:pPr>
        <w:tabs>
          <w:tab w:val="left" w:pos="540"/>
        </w:tabs>
        <w:spacing w:line="360" w:lineRule="auto"/>
        <w:ind w:firstLineChars="192" w:firstLine="403"/>
        <w:rPr>
          <w:szCs w:val="21"/>
        </w:rPr>
      </w:pPr>
      <w:r>
        <w:rPr>
          <w:rFonts w:hint="eastAsia"/>
          <w:szCs w:val="21"/>
        </w:rPr>
        <w:t>将上两式相减后得到</w:t>
      </w:r>
    </w:p>
    <w:p w:rsidR="00086DE3" w:rsidRDefault="00086DE3" w:rsidP="00110387">
      <w:pPr>
        <w:tabs>
          <w:tab w:val="left" w:pos="540"/>
        </w:tabs>
        <w:spacing w:line="360" w:lineRule="auto"/>
        <w:ind w:firstLineChars="275" w:firstLine="578"/>
        <w:jc w:val="right"/>
        <w:rPr>
          <w:szCs w:val="21"/>
        </w:rPr>
      </w:pPr>
      <w:r>
        <w:rPr>
          <w:szCs w:val="21"/>
        </w:rPr>
        <w:tab/>
        <w:t xml:space="preserve">                 </w:t>
      </w:r>
      <m:oMath>
        <m:r>
          <m:rPr>
            <m:sty m:val="p"/>
          </m:rPr>
          <w:rPr>
            <w:rFonts w:ascii="Cambria Math" w:hAnsi="Cambria Math"/>
            <w:szCs w:val="21"/>
          </w:rPr>
          <m:t>B=</m:t>
        </m:r>
        <m:f>
          <m:fPr>
            <m:ctrlPr>
              <w:rPr>
                <w:rFonts w:ascii="Cambria Math" w:hAnsi="Cambria Math"/>
                <w:szCs w:val="21"/>
              </w:rPr>
            </m:ctrlPr>
          </m:fPr>
          <m:num>
            <m:r>
              <w:rPr>
                <w:rFonts w:ascii="Cambria Math" w:hAnsi="Cambria Math"/>
                <w:szCs w:val="21"/>
              </w:rPr>
              <m:t>ln</m:t>
            </m:r>
            <m:sSub>
              <m:sSubPr>
                <m:ctrlPr>
                  <w:rPr>
                    <w:rFonts w:ascii="Cambria Math" w:hAnsi="Cambria Math"/>
                    <w:i/>
                    <w:szCs w:val="21"/>
                  </w:rPr>
                </m:ctrlPr>
              </m:sSubPr>
              <m:e>
                <m:r>
                  <w:rPr>
                    <w:rFonts w:ascii="Cambria Math" w:hAnsi="Cambria Math" w:hint="eastAsia"/>
                    <w:szCs w:val="21"/>
                  </w:rPr>
                  <m:t>R</m:t>
                </m:r>
              </m:e>
              <m:sub>
                <m:r>
                  <w:rPr>
                    <w:rFonts w:ascii="Cambria Math" w:hAnsi="Cambria Math"/>
                    <w:szCs w:val="21"/>
                  </w:rPr>
                  <m:t>T1</m:t>
                </m:r>
              </m:sub>
            </m:sSub>
            <m:r>
              <w:rPr>
                <w:rFonts w:ascii="Cambria Math" w:hAnsi="Cambria Math"/>
                <w:szCs w:val="21"/>
              </w:rPr>
              <m:t>-ln</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T2</m:t>
                </m:r>
              </m:sub>
            </m:sSub>
          </m:num>
          <m:den>
            <m:r>
              <w:rPr>
                <w:rFonts w:ascii="Cambria Math" w:hAnsi="Cambria Math"/>
                <w:szCs w:val="21"/>
              </w:rPr>
              <m:t>1/</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r>
              <w:rPr>
                <w:rFonts w:ascii="Cambria Math" w:hAnsi="Cambria Math"/>
                <w:szCs w:val="21"/>
              </w:rPr>
              <m:t>-1/</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den>
        </m:f>
      </m:oMath>
      <w:r>
        <w:rPr>
          <w:szCs w:val="21"/>
        </w:rPr>
        <w:t xml:space="preserve">                               </w:t>
      </w:r>
      <w:r>
        <w:rPr>
          <w:rFonts w:hint="eastAsia"/>
          <w:szCs w:val="21"/>
        </w:rPr>
        <w:t>（</w:t>
      </w:r>
      <w:r>
        <w:rPr>
          <w:szCs w:val="21"/>
        </w:rPr>
        <w:t>23</w:t>
      </w:r>
      <w:r>
        <w:rPr>
          <w:rFonts w:hint="eastAsia"/>
          <w:szCs w:val="21"/>
        </w:rPr>
        <w:t>）</w:t>
      </w:r>
    </w:p>
    <w:p w:rsidR="00086DE3" w:rsidRDefault="00086DE3" w:rsidP="00086DE3">
      <w:pPr>
        <w:tabs>
          <w:tab w:val="left" w:pos="540"/>
        </w:tabs>
        <w:spacing w:line="360" w:lineRule="auto"/>
        <w:ind w:firstLineChars="200" w:firstLine="420"/>
        <w:rPr>
          <w:szCs w:val="21"/>
        </w:rPr>
      </w:pPr>
      <w:r>
        <w:rPr>
          <w:rFonts w:hint="eastAsia"/>
          <w:szCs w:val="21"/>
        </w:rPr>
        <w:t>将（</w:t>
      </w:r>
      <w:r>
        <w:rPr>
          <w:szCs w:val="21"/>
        </w:rPr>
        <w:t>23</w:t>
      </w:r>
      <w:r>
        <w:rPr>
          <w:rFonts w:hint="eastAsia"/>
          <w:szCs w:val="21"/>
        </w:rPr>
        <w:t>）代入（</w:t>
      </w:r>
      <w:r>
        <w:rPr>
          <w:szCs w:val="21"/>
        </w:rPr>
        <w:t>20</w:t>
      </w:r>
      <w:r>
        <w:rPr>
          <w:rFonts w:hint="eastAsia"/>
          <w:szCs w:val="21"/>
        </w:rPr>
        <w:t>）可得</w:t>
      </w:r>
    </w:p>
    <w:p w:rsidR="00086DE3" w:rsidRDefault="001553BE" w:rsidP="00086DE3">
      <w:pPr>
        <w:tabs>
          <w:tab w:val="left" w:pos="7230"/>
        </w:tabs>
        <w:spacing w:line="360" w:lineRule="auto"/>
        <w:ind w:firstLine="200"/>
        <w:jc w:val="right"/>
        <w:rPr>
          <w:szCs w:val="21"/>
        </w:rPr>
      </w:pPr>
      <m:oMath>
        <m:r>
          <m:rPr>
            <m:sty m:val="p"/>
          </m:rPr>
          <w:rPr>
            <w:rFonts w:ascii="Cambria Math" w:hAnsi="Cambria Math" w:hint="eastAsia"/>
            <w:szCs w:val="21"/>
          </w:rPr>
          <m:t>A=</m:t>
        </m:r>
        <m:sSub>
          <m:sSubPr>
            <m:ctrlPr>
              <w:rPr>
                <w:rFonts w:ascii="Cambria Math" w:hAnsi="Cambria Math"/>
                <w:szCs w:val="21"/>
              </w:rPr>
            </m:ctrlPr>
          </m:sSubPr>
          <m:e>
            <m:r>
              <w:rPr>
                <w:rFonts w:ascii="Cambria Math" w:hAnsi="Cambria Math"/>
                <w:szCs w:val="21"/>
              </w:rPr>
              <m:t>R</m:t>
            </m:r>
          </m:e>
          <m:sub>
            <m:r>
              <w:rPr>
                <w:rFonts w:ascii="Cambria Math" w:hAnsi="Cambria Math"/>
                <w:szCs w:val="21"/>
              </w:rPr>
              <m:t>T1</m:t>
            </m:r>
          </m:sub>
        </m:sSub>
        <m:sSup>
          <m:sSupPr>
            <m:ctrlPr>
              <w:rPr>
                <w:rFonts w:ascii="Cambria Math" w:hAnsi="Cambria Math"/>
                <w:i/>
                <w:szCs w:val="21"/>
              </w:rPr>
            </m:ctrlPr>
          </m:sSupPr>
          <m:e>
            <m:r>
              <w:rPr>
                <w:rFonts w:ascii="Cambria Math" w:hAnsi="Cambria Math"/>
                <w:szCs w:val="21"/>
              </w:rPr>
              <m:t>e</m:t>
            </m:r>
          </m:e>
          <m:sup>
            <m:r>
              <w:rPr>
                <w:rFonts w:ascii="Cambria Math" w:hAnsi="Cambria Math"/>
                <w:szCs w:val="21"/>
              </w:rPr>
              <m:t>-</m:t>
            </m:r>
            <m:f>
              <m:fPr>
                <m:ctrlPr>
                  <w:rPr>
                    <w:rFonts w:ascii="Cambria Math" w:hAnsi="Cambria Math"/>
                    <w:i/>
                    <w:szCs w:val="21"/>
                  </w:rPr>
                </m:ctrlPr>
              </m:fPr>
              <m:num>
                <m:r>
                  <w:rPr>
                    <w:rFonts w:ascii="Cambria Math" w:hAnsi="Cambria Math"/>
                    <w:szCs w:val="21"/>
                  </w:rPr>
                  <m:t>B</m:t>
                </m:r>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den>
            </m:f>
          </m:sup>
        </m:sSup>
      </m:oMath>
      <w:r>
        <w:rPr>
          <w:rFonts w:hint="eastAsia"/>
          <w:szCs w:val="21"/>
        </w:rPr>
        <w:t xml:space="preserve"> </w:t>
      </w:r>
      <w:r>
        <w:rPr>
          <w:szCs w:val="21"/>
        </w:rPr>
        <w:t xml:space="preserve">                               </w:t>
      </w:r>
      <w:r w:rsidR="00086DE3">
        <w:rPr>
          <w:rFonts w:hint="eastAsia"/>
          <w:szCs w:val="21"/>
        </w:rPr>
        <w:t>（</w:t>
      </w:r>
      <w:r w:rsidR="00086DE3">
        <w:rPr>
          <w:szCs w:val="21"/>
        </w:rPr>
        <w:t>24</w:t>
      </w:r>
      <w:r w:rsidR="00086DE3">
        <w:rPr>
          <w:rFonts w:hint="eastAsia"/>
          <w:szCs w:val="21"/>
        </w:rPr>
        <w:t>）</w:t>
      </w:r>
    </w:p>
    <w:p w:rsidR="00086DE3" w:rsidRDefault="00086DE3" w:rsidP="00086DE3">
      <w:pPr>
        <w:spacing w:line="360" w:lineRule="auto"/>
        <w:ind w:firstLineChars="200" w:firstLine="420"/>
        <w:jc w:val="left"/>
        <w:rPr>
          <w:szCs w:val="21"/>
        </w:rPr>
      </w:pPr>
      <w:r>
        <w:rPr>
          <w:rFonts w:hint="eastAsia"/>
          <w:szCs w:val="21"/>
        </w:rPr>
        <w:t>根据式（</w:t>
      </w:r>
      <w:r>
        <w:rPr>
          <w:szCs w:val="21"/>
        </w:rPr>
        <w:t>20</w:t>
      </w:r>
      <w:r>
        <w:rPr>
          <w:rFonts w:hint="eastAsia"/>
          <w:szCs w:val="21"/>
        </w:rPr>
        <w:t>）进行线性拟合，可以求出热敏电阻的温度系数</w:t>
      </w:r>
      <w:r>
        <w:rPr>
          <w:szCs w:val="21"/>
        </w:rPr>
        <w:t>A</w:t>
      </w:r>
      <w:r>
        <w:rPr>
          <w:rFonts w:hint="eastAsia"/>
          <w:szCs w:val="21"/>
        </w:rPr>
        <w:t>和</w:t>
      </w:r>
      <w:r>
        <w:rPr>
          <w:szCs w:val="21"/>
        </w:rPr>
        <w:t>B</w:t>
      </w:r>
      <w:r>
        <w:rPr>
          <w:rFonts w:hint="eastAsia"/>
          <w:szCs w:val="21"/>
        </w:rPr>
        <w:t>。只测两个温度点，可以通过式（</w:t>
      </w:r>
      <w:r>
        <w:rPr>
          <w:szCs w:val="21"/>
        </w:rPr>
        <w:t>23</w:t>
      </w:r>
      <w:r>
        <w:rPr>
          <w:rFonts w:hint="eastAsia"/>
          <w:szCs w:val="21"/>
        </w:rPr>
        <w:t>）和（</w:t>
      </w:r>
      <w:r>
        <w:rPr>
          <w:szCs w:val="21"/>
        </w:rPr>
        <w:t>24</w:t>
      </w:r>
      <w:r>
        <w:rPr>
          <w:rFonts w:hint="eastAsia"/>
          <w:szCs w:val="21"/>
        </w:rPr>
        <w:t>）求出</w:t>
      </w:r>
      <w:r>
        <w:rPr>
          <w:szCs w:val="21"/>
        </w:rPr>
        <w:t>A</w:t>
      </w:r>
      <w:r>
        <w:rPr>
          <w:rFonts w:hint="eastAsia"/>
          <w:szCs w:val="21"/>
        </w:rPr>
        <w:t>和</w:t>
      </w:r>
      <w:r>
        <w:rPr>
          <w:szCs w:val="21"/>
        </w:rPr>
        <w:t>B</w:t>
      </w:r>
      <w:r>
        <w:rPr>
          <w:rFonts w:hint="eastAsia"/>
          <w:szCs w:val="21"/>
        </w:rPr>
        <w:t>。</w:t>
      </w:r>
    </w:p>
    <w:p w:rsidR="00086DE3" w:rsidRDefault="00086DE3" w:rsidP="00086DE3">
      <w:pPr>
        <w:spacing w:line="360" w:lineRule="auto"/>
        <w:ind w:firstLineChars="200" w:firstLine="420"/>
        <w:jc w:val="left"/>
        <w:rPr>
          <w:szCs w:val="21"/>
        </w:rPr>
      </w:pPr>
      <w:r>
        <w:rPr>
          <w:rFonts w:hint="eastAsia"/>
          <w:szCs w:val="21"/>
        </w:rPr>
        <w:t>金属电阻和热敏电阻特性曲线示意图如图</w:t>
      </w:r>
      <w:r>
        <w:rPr>
          <w:szCs w:val="21"/>
        </w:rPr>
        <w:t>15</w:t>
      </w:r>
      <w:r>
        <w:rPr>
          <w:rFonts w:hint="eastAsia"/>
          <w:szCs w:val="21"/>
        </w:rPr>
        <w:t>所示。</w:t>
      </w:r>
    </w:p>
    <w:p w:rsidR="00086DE3" w:rsidRDefault="00086DE3" w:rsidP="00086DE3">
      <w:pPr>
        <w:widowControl/>
        <w:rPr>
          <w:szCs w:val="21"/>
        </w:rPr>
      </w:pPr>
      <w:r>
        <w:rPr>
          <w:noProof/>
        </w:rPr>
        <mc:AlternateContent>
          <mc:Choice Requires="wpg">
            <w:drawing>
              <wp:anchor distT="0" distB="0" distL="114300" distR="114300" simplePos="0" relativeHeight="251652608" behindDoc="0" locked="0" layoutInCell="1" allowOverlap="1" wp14:anchorId="3A256143" wp14:editId="47111D82">
                <wp:simplePos x="0" y="0"/>
                <wp:positionH relativeFrom="column">
                  <wp:posOffset>942975</wp:posOffset>
                </wp:positionH>
                <wp:positionV relativeFrom="paragraph">
                  <wp:posOffset>76200</wp:posOffset>
                </wp:positionV>
                <wp:extent cx="4200525" cy="2544445"/>
                <wp:effectExtent l="0" t="0" r="9525" b="27305"/>
                <wp:wrapNone/>
                <wp:docPr id="253" name="组合 253"/>
                <wp:cNvGraphicFramePr/>
                <a:graphic xmlns:a="http://schemas.openxmlformats.org/drawingml/2006/main">
                  <a:graphicData uri="http://schemas.microsoft.com/office/word/2010/wordprocessingGroup">
                    <wpg:wgp>
                      <wpg:cNvGrpSpPr/>
                      <wpg:grpSpPr>
                        <a:xfrm>
                          <a:off x="0" y="0"/>
                          <a:ext cx="4200525" cy="2544445"/>
                          <a:chOff x="0" y="0"/>
                          <a:chExt cx="4200525" cy="2574925"/>
                        </a:xfrm>
                        <a:effectLst/>
                      </wpg:grpSpPr>
                      <pic:pic xmlns:pic="http://schemas.openxmlformats.org/drawingml/2006/picture">
                        <pic:nvPicPr>
                          <pic:cNvPr id="254" name="图片 254"/>
                          <pic:cNvPicPr>
                            <a:picLocks noChangeAspect="1"/>
                          </pic:cNvPicPr>
                        </pic:nvPicPr>
                        <pic:blipFill>
                          <a:blip r:embed="rId58">
                            <a:extLst>
                              <a:ext uri="{28A0092B-C50C-407E-A947-70E740481C1C}">
                                <a14:useLocalDpi xmlns:a14="http://schemas.microsoft.com/office/drawing/2010/main" val="0"/>
                              </a:ext>
                            </a:extLst>
                          </a:blip>
                          <a:srcRect b="11539"/>
                          <a:stretch>
                            <a:fillRect/>
                          </a:stretch>
                        </pic:blipFill>
                        <pic:spPr>
                          <a:xfrm>
                            <a:off x="0" y="0"/>
                            <a:ext cx="4200525" cy="2200275"/>
                          </a:xfrm>
                          <a:prstGeom prst="rect">
                            <a:avLst/>
                          </a:prstGeom>
                          <a:noFill/>
                          <a:ln>
                            <a:noFill/>
                          </a:ln>
                          <a:effectLst/>
                        </pic:spPr>
                      </pic:pic>
                      <wps:wsp>
                        <wps:cNvPr id="255" name="文本框 2"/>
                        <wps:cNvSpPr txBox="1">
                          <a:spLocks noChangeArrowheads="1"/>
                        </wps:cNvSpPr>
                        <wps:spPr bwMode="auto">
                          <a:xfrm>
                            <a:off x="933450" y="2276475"/>
                            <a:ext cx="2419350" cy="298450"/>
                          </a:xfrm>
                          <a:prstGeom prst="rect">
                            <a:avLst/>
                          </a:prstGeom>
                          <a:noFill/>
                          <a:ln w="9525">
                            <a:noFill/>
                            <a:miter lim="800000"/>
                          </a:ln>
                          <a:effectLst/>
                        </wps:spPr>
                        <wps:txbx>
                          <w:txbxContent>
                            <w:p w:rsidR="002C1673" w:rsidRPr="004E3AAD" w:rsidRDefault="002C1673" w:rsidP="00086DE3">
                              <w:pPr>
                                <w:rPr>
                                  <w:color w:val="7F7F7F" w:themeColor="text1" w:themeTint="80"/>
                                </w:rPr>
                              </w:pPr>
                              <w:r w:rsidRPr="004E3AAD">
                                <w:rPr>
                                  <w:rFonts w:hint="eastAsia"/>
                                  <w:color w:val="7F7F7F" w:themeColor="text1" w:themeTint="80"/>
                                </w:rPr>
                                <w:t>图</w:t>
                              </w:r>
                              <w:r w:rsidRPr="004E3AAD">
                                <w:rPr>
                                  <w:color w:val="7F7F7F" w:themeColor="text1" w:themeTint="80"/>
                                </w:rPr>
                                <w:t>15</w:t>
                              </w:r>
                              <w:r w:rsidRPr="004E3AAD">
                                <w:rPr>
                                  <w:rFonts w:hint="eastAsia"/>
                                  <w:color w:val="7F7F7F" w:themeColor="text1" w:themeTint="80"/>
                                </w:rPr>
                                <w:t>：热敏电阻和金属电阻特性曲线</w:t>
                              </w:r>
                            </w:p>
                          </w:txbxContent>
                        </wps:txbx>
                        <wps:bodyPr rot="0" vert="horz" wrap="square" lIns="91440" tIns="45720" rIns="91440" bIns="45720" anchor="t" anchorCtr="0">
                          <a:spAutoFit/>
                        </wps:bodyPr>
                      </wps:wsp>
                    </wpg:wgp>
                  </a:graphicData>
                </a:graphic>
                <wp14:sizeRelH relativeFrom="page">
                  <wp14:pctWidth>0</wp14:pctWidth>
                </wp14:sizeRelH>
                <wp14:sizeRelV relativeFrom="page">
                  <wp14:pctHeight>0</wp14:pctHeight>
                </wp14:sizeRelV>
              </wp:anchor>
            </w:drawing>
          </mc:Choice>
          <mc:Fallback>
            <w:pict>
              <v:group w14:anchorId="3A256143" id="组合 253" o:spid="_x0000_s1088" style="position:absolute;left:0;text-align:left;margin-left:74.25pt;margin-top:6pt;width:330.75pt;height:200.35pt;z-index:251652608;mso-position-horizontal-relative:text;mso-position-vertical-relative:text" coordsize="42005,25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">
                <v:shape id="图片 254" o:spid="_x0000_s1089" type="#_x0000_t75" style="position:absolute;width:42005;height:2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">
                  <v:imagedata r:id="rId59" o:title="" cropbottom="7562f"/>
                </v:shape>
                <v:shape id="_x0000_s1090" type="#_x0000_t202" style="position:absolute;left:9334;top:22764;width:2419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" filled="f" stroked="f">
                  <v:textbox style="mso-fit-shape-to-text:t">
                    <w:txbxContent>
                      <w:p w:rsidR="002C1673" w:rsidRPr="004E3AAD" w:rsidRDefault="002C1673" w:rsidP="00086DE3">
                        <w:pPr>
                          <w:rPr>
                            <w:color w:val="7F7F7F" w:themeColor="text1" w:themeTint="80"/>
                          </w:rPr>
                        </w:pPr>
                        <w:r w:rsidRPr="004E3AAD">
                          <w:rPr>
                            <w:rFonts w:hint="eastAsia"/>
                            <w:color w:val="7F7F7F" w:themeColor="text1" w:themeTint="80"/>
                          </w:rPr>
                          <w:t>图</w:t>
                        </w:r>
                        <w:r w:rsidRPr="004E3AAD">
                          <w:rPr>
                            <w:color w:val="7F7F7F" w:themeColor="text1" w:themeTint="80"/>
                          </w:rPr>
                          <w:t>15</w:t>
                        </w:r>
                        <w:r w:rsidRPr="004E3AAD">
                          <w:rPr>
                            <w:rFonts w:hint="eastAsia"/>
                            <w:color w:val="7F7F7F" w:themeColor="text1" w:themeTint="80"/>
                          </w:rPr>
                          <w:t>：热敏电阻和金属电阻特性曲线</w:t>
                        </w:r>
                      </w:p>
                    </w:txbxContent>
                  </v:textbox>
                </v:shape>
              </v:group>
            </w:pict>
          </mc:Fallback>
        </mc:AlternateContent>
      </w:r>
    </w:p>
    <w:p w:rsidR="00086DE3" w:rsidRDefault="00086DE3" w:rsidP="00086DE3">
      <w:pPr>
        <w:widowControl/>
        <w:rPr>
          <w:szCs w:val="21"/>
        </w:rPr>
      </w:pPr>
    </w:p>
    <w:p w:rsidR="00086DE3" w:rsidRDefault="00086DE3" w:rsidP="00086DE3">
      <w:pPr>
        <w:widowControl/>
        <w:rPr>
          <w:szCs w:val="21"/>
        </w:rPr>
      </w:pPr>
    </w:p>
    <w:p w:rsidR="00086DE3" w:rsidRDefault="00086DE3" w:rsidP="00086DE3">
      <w:pPr>
        <w:widowControl/>
        <w:rPr>
          <w:szCs w:val="21"/>
        </w:rPr>
      </w:pPr>
    </w:p>
    <w:p w:rsidR="00086DE3" w:rsidRDefault="00086DE3" w:rsidP="00086DE3">
      <w:pPr>
        <w:widowControl/>
        <w:rPr>
          <w:szCs w:val="21"/>
        </w:rPr>
      </w:pPr>
    </w:p>
    <w:p w:rsidR="00086DE3" w:rsidRDefault="00086DE3" w:rsidP="00086DE3">
      <w:pPr>
        <w:widowControl/>
        <w:rPr>
          <w:szCs w:val="21"/>
        </w:rPr>
      </w:pPr>
    </w:p>
    <w:p w:rsidR="00086DE3" w:rsidRDefault="00086DE3" w:rsidP="00086DE3">
      <w:pPr>
        <w:widowControl/>
        <w:rPr>
          <w:szCs w:val="21"/>
        </w:rPr>
      </w:pPr>
    </w:p>
    <w:p w:rsidR="00086DE3" w:rsidRDefault="00086DE3" w:rsidP="00086DE3">
      <w:pPr>
        <w:widowControl/>
        <w:rPr>
          <w:szCs w:val="21"/>
        </w:rPr>
      </w:pPr>
    </w:p>
    <w:p w:rsidR="00086DE3" w:rsidRDefault="00086DE3" w:rsidP="00086DE3">
      <w:pPr>
        <w:widowControl/>
        <w:rPr>
          <w:szCs w:val="21"/>
        </w:rPr>
      </w:pPr>
    </w:p>
    <w:p w:rsidR="00086DE3" w:rsidRDefault="00086DE3" w:rsidP="00086DE3">
      <w:pPr>
        <w:widowControl/>
        <w:rPr>
          <w:szCs w:val="21"/>
        </w:rPr>
      </w:pPr>
    </w:p>
    <w:p w:rsidR="00086DE3" w:rsidRDefault="00086DE3" w:rsidP="00086DE3">
      <w:pPr>
        <w:widowControl/>
        <w:rPr>
          <w:szCs w:val="21"/>
        </w:rPr>
      </w:pPr>
    </w:p>
    <w:p w:rsidR="00086DE3" w:rsidRDefault="00086DE3" w:rsidP="00086DE3">
      <w:pPr>
        <w:widowControl/>
        <w:rPr>
          <w:szCs w:val="21"/>
        </w:rPr>
      </w:pPr>
    </w:p>
    <w:p w:rsidR="00086DE3" w:rsidRDefault="00086DE3" w:rsidP="00086DE3">
      <w:pPr>
        <w:widowControl/>
        <w:rPr>
          <w:szCs w:val="21"/>
        </w:rPr>
      </w:pPr>
    </w:p>
    <w:p w:rsidR="00086DE3" w:rsidRDefault="00086DE3" w:rsidP="00086DE3">
      <w:pPr>
        <w:widowControl/>
        <w:rPr>
          <w:szCs w:val="21"/>
        </w:rPr>
      </w:pPr>
    </w:p>
    <w:p w:rsidR="00001AD9" w:rsidRDefault="00001AD9">
      <w:pPr>
        <w:widowControl/>
        <w:jc w:val="left"/>
        <w:rPr>
          <w:b/>
          <w:szCs w:val="21"/>
        </w:rPr>
      </w:pPr>
      <w:r>
        <w:rPr>
          <w:b/>
          <w:szCs w:val="21"/>
        </w:rPr>
        <w:br w:type="page"/>
      </w:r>
    </w:p>
    <w:p w:rsidR="00086DE3" w:rsidRDefault="00086DE3" w:rsidP="00086DE3">
      <w:pPr>
        <w:widowControl/>
        <w:rPr>
          <w:b/>
          <w:szCs w:val="21"/>
        </w:rPr>
      </w:pPr>
      <w:r>
        <w:rPr>
          <w:b/>
          <w:szCs w:val="21"/>
        </w:rPr>
        <w:lastRenderedPageBreak/>
        <w:t>3</w:t>
      </w:r>
      <w:r>
        <w:rPr>
          <w:rFonts w:hint="eastAsia"/>
          <w:b/>
          <w:szCs w:val="21"/>
        </w:rPr>
        <w:t>、设计非平衡电桥实现对热敏电阻的实时测量</w:t>
      </w:r>
    </w:p>
    <w:p w:rsidR="00086DE3" w:rsidRDefault="00026DD1" w:rsidP="00086DE3">
      <w:pPr>
        <w:spacing w:line="360" w:lineRule="auto"/>
        <w:ind w:firstLineChars="200" w:firstLine="420"/>
        <w:jc w:val="left"/>
        <w:rPr>
          <w:szCs w:val="21"/>
        </w:rPr>
      </w:pPr>
      <w:r>
        <w:rPr>
          <w:noProof/>
        </w:rPr>
        <mc:AlternateContent>
          <mc:Choice Requires="wpg">
            <w:drawing>
              <wp:anchor distT="0" distB="0" distL="114300" distR="114300" simplePos="0" relativeHeight="251666944" behindDoc="0" locked="0" layoutInCell="1" allowOverlap="1" wp14:anchorId="76A5D9B7">
                <wp:simplePos x="0" y="0"/>
                <wp:positionH relativeFrom="margin">
                  <wp:align>center</wp:align>
                </wp:positionH>
                <wp:positionV relativeFrom="paragraph">
                  <wp:posOffset>466725</wp:posOffset>
                </wp:positionV>
                <wp:extent cx="2495550" cy="1981200"/>
                <wp:effectExtent l="0" t="0" r="0" b="0"/>
                <wp:wrapTopAndBottom/>
                <wp:docPr id="256" name="组合 256"/>
                <wp:cNvGraphicFramePr/>
                <a:graphic xmlns:a="http://schemas.openxmlformats.org/drawingml/2006/main">
                  <a:graphicData uri="http://schemas.microsoft.com/office/word/2010/wordprocessingGroup">
                    <wpg:wgp>
                      <wpg:cNvGrpSpPr/>
                      <wpg:grpSpPr>
                        <a:xfrm>
                          <a:off x="0" y="0"/>
                          <a:ext cx="2495550" cy="1981200"/>
                          <a:chOff x="0" y="0"/>
                          <a:chExt cx="2381250" cy="1784292"/>
                        </a:xfrm>
                        <a:effectLst/>
                      </wpg:grpSpPr>
                      <wpg:grpSp>
                        <wpg:cNvPr id="257" name="组合 257"/>
                        <wpg:cNvGrpSpPr/>
                        <wpg:grpSpPr>
                          <a:xfrm>
                            <a:off x="0" y="0"/>
                            <a:ext cx="2381250" cy="1473200"/>
                            <a:chOff x="0" y="0"/>
                            <a:chExt cx="3407461" cy="2340000"/>
                          </a:xfrm>
                          <a:effectLst/>
                        </wpg:grpSpPr>
                        <pic:pic xmlns:pic="http://schemas.openxmlformats.org/drawingml/2006/picture">
                          <pic:nvPicPr>
                            <pic:cNvPr id="258" name="图片 258"/>
                            <pic:cNvPicPr>
                              <a:picLocks noChangeAspect="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3407461" cy="2340000"/>
                            </a:xfrm>
                            <a:prstGeom prst="rect">
                              <a:avLst/>
                            </a:prstGeom>
                            <a:noFill/>
                            <a:ln>
                              <a:noFill/>
                            </a:ln>
                            <a:effectLst/>
                          </pic:spPr>
                        </pic:pic>
                        <wps:wsp>
                          <wps:cNvPr id="259" name="椭圆 259"/>
                          <wps:cNvSpPr/>
                          <wps:spPr>
                            <a:xfrm>
                              <a:off x="1283948" y="354016"/>
                              <a:ext cx="46025" cy="1223976"/>
                            </a:xfrm>
                            <a:prstGeom prst="ellipse">
                              <a:avLst/>
                            </a:prstGeom>
                            <a:solidFill>
                              <a:srgbClr val="FFFFFF"/>
                            </a:solidFill>
                            <a:ln w="25400" cap="flat" cmpd="sng" algn="ctr">
                              <a:solidFill>
                                <a:srgbClr val="FFFFFF"/>
                              </a:solidFill>
                              <a:prstDash val="solid"/>
                            </a:ln>
                            <a:effectLst/>
                          </wps:spPr>
                          <wps:bodyPr anchor="ctr"/>
                        </wps:wsp>
                        <wps:wsp>
                          <wps:cNvPr id="260" name="矩形 260"/>
                          <wps:cNvSpPr/>
                          <wps:spPr>
                            <a:xfrm>
                              <a:off x="1139523" y="625482"/>
                              <a:ext cx="504691" cy="576268"/>
                            </a:xfrm>
                            <a:prstGeom prst="rect">
                              <a:avLst/>
                            </a:prstGeom>
                            <a:solidFill>
                              <a:srgbClr val="FFFFFF"/>
                            </a:solidFill>
                            <a:ln w="25400" cap="flat" cmpd="sng" algn="ctr">
                              <a:solidFill>
                                <a:srgbClr val="FFFFFF"/>
                              </a:solidFill>
                              <a:prstDash val="solid"/>
                            </a:ln>
                            <a:effectLst/>
                          </wps:spPr>
                          <wps:bodyPr anchor="ctr"/>
                        </wps:wsp>
                        <wps:wsp>
                          <wps:cNvPr id="261" name="矩形 261"/>
                          <wps:cNvSpPr/>
                          <wps:spPr>
                            <a:xfrm>
                              <a:off x="987164" y="1128724"/>
                              <a:ext cx="342809" cy="215902"/>
                            </a:xfrm>
                            <a:prstGeom prst="rect">
                              <a:avLst/>
                            </a:prstGeom>
                            <a:solidFill>
                              <a:srgbClr val="FFFFFF"/>
                            </a:solidFill>
                            <a:ln w="25400" cap="flat" cmpd="sng" algn="ctr">
                              <a:solidFill>
                                <a:srgbClr val="FFFFFF"/>
                              </a:solidFill>
                              <a:prstDash val="solid"/>
                            </a:ln>
                            <a:effectLst/>
                          </wps:spPr>
                          <wps:bodyPr anchor="ctr"/>
                        </wps:wsp>
                        <wps:wsp>
                          <wps:cNvPr id="262" name="矩形 262"/>
                          <wps:cNvSpPr/>
                          <wps:spPr>
                            <a:xfrm>
                              <a:off x="1134763" y="1250963"/>
                              <a:ext cx="220604" cy="215902"/>
                            </a:xfrm>
                            <a:prstGeom prst="rect">
                              <a:avLst/>
                            </a:prstGeom>
                            <a:solidFill>
                              <a:srgbClr val="FFFFFF"/>
                            </a:solidFill>
                            <a:ln w="25400" cap="flat" cmpd="sng" algn="ctr">
                              <a:solidFill>
                                <a:srgbClr val="FFFFFF"/>
                              </a:solidFill>
                              <a:prstDash val="solid"/>
                            </a:ln>
                            <a:effectLst/>
                          </wps:spPr>
                          <wps:bodyPr anchor="ctr"/>
                        </wps:wsp>
                        <wps:wsp>
                          <wps:cNvPr id="263" name="矩形 263"/>
                          <wps:cNvSpPr/>
                          <wps:spPr>
                            <a:xfrm>
                              <a:off x="1272838" y="369891"/>
                              <a:ext cx="53961" cy="215902"/>
                            </a:xfrm>
                            <a:prstGeom prst="rect">
                              <a:avLst/>
                            </a:prstGeom>
                            <a:solidFill>
                              <a:srgbClr val="FFFFFF"/>
                            </a:solidFill>
                            <a:ln w="25400" cap="flat" cmpd="sng" algn="ctr">
                              <a:solidFill>
                                <a:srgbClr val="FFFFFF"/>
                              </a:solidFill>
                              <a:prstDash val="solid"/>
                            </a:ln>
                            <a:effectLst/>
                          </wps:spPr>
                          <wps:bodyPr anchor="ctr"/>
                        </wps:wsp>
                        <wps:wsp>
                          <wps:cNvPr id="264" name="矩形 264"/>
                          <wps:cNvSpPr/>
                          <wps:spPr>
                            <a:xfrm>
                              <a:off x="1279186" y="1344626"/>
                              <a:ext cx="53961" cy="215902"/>
                            </a:xfrm>
                            <a:prstGeom prst="rect">
                              <a:avLst/>
                            </a:prstGeom>
                            <a:solidFill>
                              <a:srgbClr val="FFFFFF"/>
                            </a:solidFill>
                            <a:ln w="25400" cap="flat" cmpd="sng" algn="ctr">
                              <a:solidFill>
                                <a:srgbClr val="FFFFFF"/>
                              </a:solidFill>
                              <a:prstDash val="solid"/>
                            </a:ln>
                            <a:effectLst/>
                          </wps:spPr>
                          <wps:bodyPr anchor="ctr"/>
                        </wps:wsp>
                      </wpg:grpSp>
                      <wps:wsp>
                        <wps:cNvPr id="265" name="文本框 2"/>
                        <wps:cNvSpPr txBox="1">
                          <a:spLocks noChangeArrowheads="1"/>
                        </wps:cNvSpPr>
                        <wps:spPr bwMode="auto">
                          <a:xfrm>
                            <a:off x="143311" y="1485842"/>
                            <a:ext cx="2109470" cy="298450"/>
                          </a:xfrm>
                          <a:prstGeom prst="rect">
                            <a:avLst/>
                          </a:prstGeom>
                          <a:noFill/>
                          <a:ln w="9525">
                            <a:noFill/>
                            <a:miter lim="800000"/>
                          </a:ln>
                          <a:effectLst/>
                        </wps:spPr>
                        <wps:txbx>
                          <w:txbxContent>
                            <w:p w:rsidR="002C1673" w:rsidRPr="00026DD1" w:rsidRDefault="002C1673" w:rsidP="00026DD1">
                              <w:pPr>
                                <w:jc w:val="center"/>
                                <w:rPr>
                                  <w:color w:val="7F7F7F" w:themeColor="text1" w:themeTint="80"/>
                                </w:rPr>
                              </w:pPr>
                              <w:r w:rsidRPr="00026DD1">
                                <w:rPr>
                                  <w:rFonts w:hint="eastAsia"/>
                                  <w:color w:val="7F7F7F" w:themeColor="text1" w:themeTint="80"/>
                                </w:rPr>
                                <w:t>图</w:t>
                              </w:r>
                              <w:r w:rsidRPr="00026DD1">
                                <w:rPr>
                                  <w:color w:val="7F7F7F" w:themeColor="text1" w:themeTint="80"/>
                                </w:rPr>
                                <w:t>16</w:t>
                              </w:r>
                              <w:r w:rsidRPr="00026DD1">
                                <w:rPr>
                                  <w:rFonts w:hint="eastAsia"/>
                                  <w:color w:val="7F7F7F" w:themeColor="text1" w:themeTint="80"/>
                                </w:rPr>
                                <w:t>：非平衡电桥电路图</w:t>
                              </w:r>
                            </w:p>
                          </w:txbxContent>
                        </wps:txbx>
                        <wps:bodyPr rot="0" vert="horz" wrap="square" lIns="91440" tIns="45720" rIns="91440" bIns="45720" anchor="t" anchorCtr="0">
                          <a:noAutofit/>
                        </wps:bodyPr>
                      </wps:wsp>
                    </wpg:wgp>
                  </a:graphicData>
                </a:graphic>
              </wp:anchor>
            </w:drawing>
          </mc:Choice>
          <mc:Fallback>
            <w:pict>
              <v:group w14:anchorId="76A5D9B7" id="组合 256" o:spid="_x0000_s1091" style="position:absolute;left:0;text-align:left;margin-left:0;margin-top:36.75pt;width:196.5pt;height:156pt;z-index:251666944;mso-position-horizontal:center;mso-position-horizontal-relative:margin;mso-position-vertical-relative:text" coordsize="23812,17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">
                <v:group id="组合 257" o:spid="_x0000_s1092" style="position:absolute;width:23812;height:14732" coordsize="34074,2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shape id="图片 258" o:spid="_x0000_s1093" type="#_x0000_t75" style="position:absolute;width:34074;height:23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">
                    <v:imagedata r:id="rId61" o:title=""/>
                  </v:shape>
                  <v:oval id="椭圆 259" o:spid="_x0000_s1094" style="position:absolute;left:12839;top:3540;width:460;height:12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" strokecolor="white" strokeweight="2pt"/>
                  <v:rect id="矩形 260" o:spid="_x0000_s1095" style="position:absolute;left:11395;top:6254;width:5047;height:5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" strokecolor="white" strokeweight="2pt"/>
                  <v:rect id="矩形 261" o:spid="_x0000_s1096" style="position:absolute;left:9871;top:11287;width:3428;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" strokecolor="white" strokeweight="2pt"/>
                  <v:rect id="矩形 262" o:spid="_x0000_s1097" style="position:absolute;left:11347;top:12509;width:2206;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" strokecolor="white" strokeweight="2pt"/>
                  <v:rect id="矩形 263" o:spid="_x0000_s1098" style="position:absolute;left:12728;top:3698;width:53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" strokecolor="white" strokeweight="2pt"/>
                  <v:rect id="矩形 264" o:spid="_x0000_s1099" style="position:absolute;left:12791;top:13446;width:540;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" strokecolor="white" strokeweight="2pt"/>
                </v:group>
                <v:shape id="_x0000_s1100" type="#_x0000_t202" style="position:absolute;left:1433;top:14858;width:2109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" filled="f" stroked="f">
                  <v:textbox>
                    <w:txbxContent>
                      <w:p w:rsidR="002C1673" w:rsidRPr="00026DD1" w:rsidRDefault="002C1673" w:rsidP="00026DD1">
                        <w:pPr>
                          <w:jc w:val="center"/>
                          <w:rPr>
                            <w:color w:val="7F7F7F" w:themeColor="text1" w:themeTint="80"/>
                          </w:rPr>
                        </w:pPr>
                        <w:r w:rsidRPr="00026DD1">
                          <w:rPr>
                            <w:rFonts w:hint="eastAsia"/>
                            <w:color w:val="7F7F7F" w:themeColor="text1" w:themeTint="80"/>
                          </w:rPr>
                          <w:t>图</w:t>
                        </w:r>
                        <w:r w:rsidRPr="00026DD1">
                          <w:rPr>
                            <w:color w:val="7F7F7F" w:themeColor="text1" w:themeTint="80"/>
                          </w:rPr>
                          <w:t>16</w:t>
                        </w:r>
                        <w:r w:rsidRPr="00026DD1">
                          <w:rPr>
                            <w:rFonts w:hint="eastAsia"/>
                            <w:color w:val="7F7F7F" w:themeColor="text1" w:themeTint="80"/>
                          </w:rPr>
                          <w:t>：非平衡电桥电路图</w:t>
                        </w:r>
                      </w:p>
                    </w:txbxContent>
                  </v:textbox>
                </v:shape>
                <w10:wrap type="topAndBottom" anchorx="margin"/>
              </v:group>
            </w:pict>
          </mc:Fallback>
        </mc:AlternateContent>
      </w:r>
      <w:r w:rsidR="00086DE3">
        <w:rPr>
          <w:rFonts w:hint="eastAsia"/>
          <w:szCs w:val="21"/>
        </w:rPr>
        <w:t>非平衡电桥的电路图同平衡电桥一样，如图</w:t>
      </w:r>
      <w:r w:rsidR="00086DE3">
        <w:rPr>
          <w:szCs w:val="21"/>
        </w:rPr>
        <w:t>10</w:t>
      </w:r>
      <w:r w:rsidR="00086DE3">
        <w:rPr>
          <w:rFonts w:hint="eastAsia"/>
          <w:szCs w:val="21"/>
        </w:rPr>
        <w:t>所示，简化后如图</w:t>
      </w:r>
      <w:r w:rsidR="00086DE3">
        <w:rPr>
          <w:szCs w:val="21"/>
        </w:rPr>
        <w:t>16</w:t>
      </w:r>
      <w:r w:rsidR="00086DE3">
        <w:rPr>
          <w:rFonts w:hint="eastAsia"/>
          <w:szCs w:val="21"/>
        </w:rPr>
        <w:t>所示。</w:t>
      </w:r>
    </w:p>
    <w:p w:rsidR="00086DE3" w:rsidRDefault="00086DE3" w:rsidP="00086DE3">
      <w:pPr>
        <w:spacing w:line="360" w:lineRule="auto"/>
        <w:ind w:firstLineChars="200" w:firstLine="420"/>
        <w:jc w:val="left"/>
        <w:rPr>
          <w:szCs w:val="21"/>
        </w:rPr>
      </w:pPr>
      <w:r>
        <w:rPr>
          <w:rFonts w:hint="eastAsia"/>
          <w:szCs w:val="21"/>
        </w:rPr>
        <w:t>认为电压表内阻无穷大，忽略流过电压表的电流，可以求得</w:t>
      </w:r>
      <w:r>
        <w:rPr>
          <w:szCs w:val="21"/>
        </w:rPr>
        <w:t>U</w:t>
      </w:r>
      <w:r>
        <w:rPr>
          <w:sz w:val="16"/>
          <w:szCs w:val="21"/>
        </w:rPr>
        <w:t>0</w:t>
      </w:r>
      <w:r>
        <w:rPr>
          <w:rFonts w:hint="eastAsia"/>
          <w:szCs w:val="21"/>
        </w:rPr>
        <w:t>为：</w:t>
      </w:r>
    </w:p>
    <w:p w:rsidR="00086DE3" w:rsidRDefault="00086DE3" w:rsidP="00086DE3">
      <w:pPr>
        <w:spacing w:line="360" w:lineRule="auto"/>
        <w:ind w:firstLineChars="200" w:firstLine="420"/>
        <w:jc w:val="right"/>
        <w:rPr>
          <w:szCs w:val="21"/>
        </w:rPr>
      </w:pPr>
      <w:r>
        <w:rPr>
          <w:szCs w:val="21"/>
        </w:rPr>
        <w:object w:dxaOrig="2508" w:dyaOrig="708">
          <v:shape id="_x0000_i1044" type="#_x0000_t75" style="width:125.25pt;height:35.25pt" o:ole="">
            <v:imagedata r:id="rId62" o:title=""/>
          </v:shape>
          <o:OLEObject Type="Embed" ProgID="Unknown" ShapeID="_x0000_i1044" DrawAspect="Content" ObjectID="_1572080790" r:id="rId63"/>
        </w:object>
      </w:r>
      <w:r>
        <w:rPr>
          <w:szCs w:val="21"/>
        </w:rPr>
        <w:t xml:space="preserve">        </w:t>
      </w:r>
      <w:r w:rsidR="00026DD1">
        <w:rPr>
          <w:szCs w:val="21"/>
        </w:rPr>
        <w:t xml:space="preserve">         </w:t>
      </w:r>
      <w:r>
        <w:rPr>
          <w:szCs w:val="21"/>
        </w:rPr>
        <w:t xml:space="preserve">           </w:t>
      </w:r>
      <w:r>
        <w:rPr>
          <w:rFonts w:hint="eastAsia"/>
          <w:szCs w:val="21"/>
        </w:rPr>
        <w:t>（</w:t>
      </w:r>
      <w:r>
        <w:rPr>
          <w:szCs w:val="21"/>
        </w:rPr>
        <w:t>25</w:t>
      </w:r>
      <w:r>
        <w:rPr>
          <w:rFonts w:hint="eastAsia"/>
          <w:szCs w:val="21"/>
        </w:rPr>
        <w:t>）</w:t>
      </w:r>
    </w:p>
    <w:p w:rsidR="00086DE3" w:rsidRDefault="00086DE3" w:rsidP="00086DE3">
      <w:pPr>
        <w:wordWrap w:val="0"/>
        <w:spacing w:line="360" w:lineRule="auto"/>
        <w:ind w:firstLineChars="200" w:firstLine="420"/>
        <w:jc w:val="right"/>
        <w:rPr>
          <w:szCs w:val="21"/>
        </w:rPr>
      </w:pPr>
      <w:r>
        <w:rPr>
          <w:rFonts w:hint="eastAsia"/>
          <w:szCs w:val="21"/>
        </w:rPr>
        <w:t>式中：</w:t>
      </w:r>
      <w:r>
        <w:rPr>
          <w:szCs w:val="21"/>
        </w:rPr>
        <w:t xml:space="preserve">                 </w:t>
      </w:r>
      <w:r>
        <w:rPr>
          <w:szCs w:val="21"/>
        </w:rPr>
        <w:object w:dxaOrig="972" w:dyaOrig="540">
          <v:shape id="_x0000_i1045" type="#_x0000_t75" style="width:48.75pt;height:27pt" o:ole="">
            <v:imagedata r:id="rId64" o:title=""/>
          </v:shape>
          <o:OLEObject Type="Embed" ProgID="Unknown" ShapeID="_x0000_i1045" DrawAspect="Content" ObjectID="_1572080791" r:id="rId65"/>
        </w:object>
      </w:r>
      <w:r>
        <w:rPr>
          <w:szCs w:val="21"/>
        </w:rPr>
        <w:t xml:space="preserve">                                   </w:t>
      </w:r>
      <w:r>
        <w:rPr>
          <w:rFonts w:hint="eastAsia"/>
          <w:szCs w:val="21"/>
        </w:rPr>
        <w:t>（</w:t>
      </w:r>
      <w:r>
        <w:rPr>
          <w:szCs w:val="21"/>
        </w:rPr>
        <w:t>26</w:t>
      </w:r>
      <w:r>
        <w:rPr>
          <w:rFonts w:hint="eastAsia"/>
          <w:szCs w:val="21"/>
        </w:rPr>
        <w:t>）</w:t>
      </w:r>
    </w:p>
    <w:p w:rsidR="00086DE3" w:rsidRDefault="00086DE3" w:rsidP="00086DE3">
      <w:pPr>
        <w:spacing w:line="360" w:lineRule="auto"/>
        <w:ind w:firstLineChars="200" w:firstLine="420"/>
        <w:jc w:val="left"/>
        <w:rPr>
          <w:szCs w:val="21"/>
        </w:rPr>
      </w:pPr>
      <w:r>
        <w:rPr>
          <w:szCs w:val="21"/>
        </w:rPr>
        <w:t>A</w:t>
      </w:r>
      <w:r>
        <w:rPr>
          <w:rFonts w:hint="eastAsia"/>
          <w:szCs w:val="21"/>
        </w:rPr>
        <w:t>和</w:t>
      </w:r>
      <w:r>
        <w:rPr>
          <w:szCs w:val="21"/>
        </w:rPr>
        <w:t>B</w:t>
      </w:r>
      <w:r>
        <w:rPr>
          <w:rFonts w:hint="eastAsia"/>
          <w:szCs w:val="21"/>
        </w:rPr>
        <w:t>的</w:t>
      </w:r>
      <w:proofErr w:type="gramStart"/>
      <w:r>
        <w:rPr>
          <w:rFonts w:hint="eastAsia"/>
          <w:szCs w:val="21"/>
        </w:rPr>
        <w:t>值利用</w:t>
      </w:r>
      <w:proofErr w:type="gramEnd"/>
      <w:r>
        <w:rPr>
          <w:rFonts w:hint="eastAsia"/>
          <w:szCs w:val="21"/>
        </w:rPr>
        <w:t>平衡电桥测两个温度点对应的电阻值，然后根据式（</w:t>
      </w:r>
      <w:r>
        <w:rPr>
          <w:szCs w:val="21"/>
        </w:rPr>
        <w:t>23</w:t>
      </w:r>
      <w:r>
        <w:rPr>
          <w:rFonts w:hint="eastAsia"/>
          <w:szCs w:val="21"/>
        </w:rPr>
        <w:t>）、（</w:t>
      </w:r>
      <w:r>
        <w:rPr>
          <w:szCs w:val="21"/>
        </w:rPr>
        <w:t>24</w:t>
      </w:r>
      <w:r>
        <w:rPr>
          <w:rFonts w:hint="eastAsia"/>
          <w:szCs w:val="21"/>
        </w:rPr>
        <w:t>）求得。</w:t>
      </w:r>
    </w:p>
    <w:p w:rsidR="00086DE3" w:rsidRDefault="00086DE3" w:rsidP="00086DE3">
      <w:pPr>
        <w:spacing w:line="360" w:lineRule="auto"/>
        <w:ind w:firstLineChars="200" w:firstLine="420"/>
        <w:jc w:val="left"/>
        <w:rPr>
          <w:szCs w:val="21"/>
        </w:rPr>
      </w:pPr>
      <w:r>
        <w:rPr>
          <w:rFonts w:hint="eastAsia"/>
          <w:szCs w:val="21"/>
        </w:rPr>
        <w:t>将式（</w:t>
      </w:r>
      <w:r>
        <w:rPr>
          <w:szCs w:val="21"/>
        </w:rPr>
        <w:t>26</w:t>
      </w:r>
      <w:r>
        <w:rPr>
          <w:rFonts w:hint="eastAsia"/>
          <w:szCs w:val="21"/>
        </w:rPr>
        <w:t>）带入式（</w:t>
      </w:r>
      <w:r>
        <w:rPr>
          <w:szCs w:val="21"/>
        </w:rPr>
        <w:t>25</w:t>
      </w:r>
      <w:r>
        <w:rPr>
          <w:rFonts w:hint="eastAsia"/>
          <w:szCs w:val="21"/>
        </w:rPr>
        <w:t>）就得到</w:t>
      </w:r>
      <w:proofErr w:type="spellStart"/>
      <w:r>
        <w:rPr>
          <w:szCs w:val="21"/>
        </w:rPr>
        <w:t>U</w:t>
      </w:r>
      <w:r>
        <w:rPr>
          <w:sz w:val="18"/>
          <w:szCs w:val="21"/>
        </w:rPr>
        <w:t>o</w:t>
      </w:r>
      <w:proofErr w:type="spellEnd"/>
      <w:r>
        <w:rPr>
          <w:rFonts w:hint="eastAsia"/>
          <w:szCs w:val="21"/>
        </w:rPr>
        <w:t>和</w:t>
      </w:r>
      <w:r>
        <w:rPr>
          <w:szCs w:val="21"/>
        </w:rPr>
        <w:t>T</w:t>
      </w:r>
      <w:r>
        <w:rPr>
          <w:rFonts w:hint="eastAsia"/>
          <w:szCs w:val="21"/>
        </w:rPr>
        <w:t>的函数关系。然后对</w:t>
      </w:r>
      <w:proofErr w:type="spellStart"/>
      <w:r>
        <w:rPr>
          <w:szCs w:val="21"/>
        </w:rPr>
        <w:t>U</w:t>
      </w:r>
      <w:r>
        <w:rPr>
          <w:sz w:val="18"/>
          <w:szCs w:val="21"/>
        </w:rPr>
        <w:t>o</w:t>
      </w:r>
      <w:proofErr w:type="spellEnd"/>
      <w:r>
        <w:rPr>
          <w:rFonts w:hint="eastAsia"/>
          <w:szCs w:val="21"/>
        </w:rPr>
        <w:t>进行泰勒级数展开，保留至二阶项，忽略</w:t>
      </w:r>
      <w:proofErr w:type="gramStart"/>
      <w:r>
        <w:rPr>
          <w:rFonts w:hint="eastAsia"/>
          <w:szCs w:val="21"/>
        </w:rPr>
        <w:t>三阶及以上</w:t>
      </w:r>
      <w:proofErr w:type="gramEnd"/>
      <w:r>
        <w:rPr>
          <w:rFonts w:hint="eastAsia"/>
          <w:szCs w:val="21"/>
        </w:rPr>
        <w:t>的高次项，可以得到：（</w:t>
      </w:r>
      <w:r>
        <w:rPr>
          <w:rFonts w:ascii="宋体" w:hAnsi="宋体" w:cs="宋体" w:hint="eastAsia"/>
          <w:position w:val="-10"/>
          <w:sz w:val="24"/>
        </w:rPr>
        <w:object w:dxaOrig="240" w:dyaOrig="336">
          <v:shape id="_x0000_i1046" type="#_x0000_t75" style="width:12pt;height:16.5pt" o:ole="">
            <v:imagedata r:id="rId66" o:title=""/>
          </v:shape>
          <o:OLEObject Type="Embed" ProgID="Equation.3" ShapeID="_x0000_i1046" DrawAspect="Content" ObjectID="_1572080792" r:id="rId67"/>
        </w:object>
      </w:r>
      <w:r>
        <w:rPr>
          <w:rFonts w:ascii="宋体" w:hAnsi="宋体" w:cs="宋体" w:hint="eastAsia"/>
          <w:sz w:val="24"/>
        </w:rPr>
        <w:t>取40℃</w:t>
      </w:r>
      <w:r>
        <w:rPr>
          <w:rFonts w:hint="eastAsia"/>
          <w:szCs w:val="21"/>
        </w:rPr>
        <w:t>）</w:t>
      </w:r>
    </w:p>
    <w:p w:rsidR="00086DE3" w:rsidRDefault="00086DE3" w:rsidP="00086DE3">
      <w:pPr>
        <w:wordWrap w:val="0"/>
        <w:spacing w:line="360" w:lineRule="auto"/>
        <w:ind w:firstLineChars="200" w:firstLine="420"/>
        <w:jc w:val="right"/>
        <w:rPr>
          <w:szCs w:val="21"/>
        </w:rPr>
      </w:pPr>
      <w:r>
        <w:rPr>
          <w:szCs w:val="21"/>
        </w:rPr>
        <w:object w:dxaOrig="3000" w:dyaOrig="348">
          <v:shape id="_x0000_i1047" type="#_x0000_t75" style="width:150pt;height:17.25pt" o:ole="">
            <v:imagedata r:id="rId68" o:title=""/>
          </v:shape>
          <o:OLEObject Type="Embed" ProgID="Unknown" ShapeID="_x0000_i1047" DrawAspect="Content" ObjectID="_1572080793" r:id="rId69"/>
        </w:object>
      </w:r>
      <w:r>
        <w:rPr>
          <w:szCs w:val="21"/>
        </w:rPr>
        <w:t xml:space="preserve">              </w:t>
      </w:r>
      <w:r w:rsidR="00026DD1">
        <w:rPr>
          <w:szCs w:val="21"/>
        </w:rPr>
        <w:t xml:space="preserve">     </w:t>
      </w:r>
      <w:r>
        <w:rPr>
          <w:szCs w:val="21"/>
        </w:rPr>
        <w:t xml:space="preserve">      </w:t>
      </w:r>
      <w:r>
        <w:rPr>
          <w:rFonts w:hint="eastAsia"/>
          <w:szCs w:val="21"/>
        </w:rPr>
        <w:t>（</w:t>
      </w:r>
      <w:r>
        <w:rPr>
          <w:szCs w:val="21"/>
        </w:rPr>
        <w:t>27</w:t>
      </w:r>
      <w:r>
        <w:rPr>
          <w:rFonts w:hint="eastAsia"/>
          <w:szCs w:val="21"/>
        </w:rPr>
        <w:t>）</w:t>
      </w:r>
    </w:p>
    <w:p w:rsidR="00086DE3" w:rsidRDefault="00086DE3" w:rsidP="00086DE3">
      <w:pPr>
        <w:wordWrap w:val="0"/>
        <w:spacing w:line="360" w:lineRule="auto"/>
        <w:ind w:firstLineChars="200" w:firstLine="420"/>
        <w:jc w:val="right"/>
        <w:rPr>
          <w:szCs w:val="21"/>
        </w:rPr>
      </w:pPr>
      <w:r>
        <w:rPr>
          <w:szCs w:val="21"/>
        </w:rPr>
        <w:object w:dxaOrig="1812" w:dyaOrig="552">
          <v:shape id="_x0000_i1048" type="#_x0000_t75" style="width:90.75pt;height:27.75pt" o:ole="">
            <v:imagedata r:id="rId70" o:title=""/>
          </v:shape>
          <o:OLEObject Type="Embed" ProgID="Unknown" ShapeID="_x0000_i1048" DrawAspect="Content" ObjectID="_1572080794" r:id="rId71"/>
        </w:object>
      </w:r>
      <w:r>
        <w:rPr>
          <w:szCs w:val="21"/>
        </w:rPr>
        <w:t xml:space="preserve">                     </w:t>
      </w:r>
      <w:r w:rsidR="00026DD1">
        <w:rPr>
          <w:szCs w:val="21"/>
        </w:rPr>
        <w:t xml:space="preserve">   </w:t>
      </w:r>
      <w:r>
        <w:rPr>
          <w:szCs w:val="21"/>
        </w:rPr>
        <w:t xml:space="preserve">      </w:t>
      </w:r>
      <w:r>
        <w:rPr>
          <w:rFonts w:hint="eastAsia"/>
          <w:szCs w:val="21"/>
        </w:rPr>
        <w:t>（</w:t>
      </w:r>
      <w:r>
        <w:rPr>
          <w:szCs w:val="21"/>
        </w:rPr>
        <w:t>28</w:t>
      </w:r>
      <w:r>
        <w:rPr>
          <w:rFonts w:hint="eastAsia"/>
          <w:szCs w:val="21"/>
        </w:rPr>
        <w:t>）</w:t>
      </w:r>
    </w:p>
    <w:p w:rsidR="00086DE3" w:rsidRDefault="00086DE3" w:rsidP="00086DE3">
      <w:pPr>
        <w:spacing w:line="360" w:lineRule="auto"/>
        <w:ind w:firstLineChars="200" w:firstLine="420"/>
        <w:jc w:val="left"/>
        <w:rPr>
          <w:szCs w:val="21"/>
        </w:rPr>
      </w:pPr>
      <w:r>
        <w:rPr>
          <w:rFonts w:hint="eastAsia"/>
          <w:szCs w:val="21"/>
        </w:rPr>
        <w:t>于是，</w:t>
      </w:r>
      <w:proofErr w:type="spellStart"/>
      <w:r>
        <w:rPr>
          <w:szCs w:val="21"/>
        </w:rPr>
        <w:t>U</w:t>
      </w:r>
      <w:r>
        <w:rPr>
          <w:sz w:val="18"/>
          <w:szCs w:val="21"/>
        </w:rPr>
        <w:t>o</w:t>
      </w:r>
      <w:proofErr w:type="spellEnd"/>
      <w:r>
        <w:rPr>
          <w:rFonts w:hint="eastAsia"/>
          <w:szCs w:val="21"/>
        </w:rPr>
        <w:t>可以表示成</w:t>
      </w:r>
      <w:r>
        <w:rPr>
          <w:szCs w:val="21"/>
        </w:rPr>
        <w:t>T</w:t>
      </w:r>
      <w:r>
        <w:rPr>
          <w:rFonts w:hint="eastAsia"/>
          <w:szCs w:val="21"/>
        </w:rPr>
        <w:t>的线性表达式。</w:t>
      </w:r>
    </w:p>
    <w:p w:rsidR="00086DE3" w:rsidRDefault="00086DE3" w:rsidP="00086DE3">
      <w:pPr>
        <w:wordWrap w:val="0"/>
        <w:spacing w:line="360" w:lineRule="auto"/>
        <w:ind w:firstLineChars="200" w:firstLine="420"/>
        <w:jc w:val="right"/>
        <w:rPr>
          <w:szCs w:val="21"/>
        </w:rPr>
      </w:pPr>
      <w:r>
        <w:rPr>
          <w:szCs w:val="21"/>
        </w:rPr>
        <w:object w:dxaOrig="1872" w:dyaOrig="348">
          <v:shape id="_x0000_i1049" type="#_x0000_t75" style="width:93.75pt;height:17.25pt" o:ole="">
            <v:imagedata r:id="rId72" o:title=""/>
          </v:shape>
          <o:OLEObject Type="Embed" ProgID="Unknown" ShapeID="_x0000_i1049" DrawAspect="Content" ObjectID="_1572080795" r:id="rId73"/>
        </w:object>
      </w:r>
      <w:r>
        <w:rPr>
          <w:szCs w:val="21"/>
        </w:rPr>
        <w:t xml:space="preserve">                       </w:t>
      </w:r>
      <w:r w:rsidR="00026DD1">
        <w:rPr>
          <w:szCs w:val="21"/>
        </w:rPr>
        <w:t xml:space="preserve">  </w:t>
      </w:r>
      <w:r>
        <w:rPr>
          <w:szCs w:val="21"/>
        </w:rPr>
        <w:t xml:space="preserve">   </w:t>
      </w:r>
      <w:r>
        <w:rPr>
          <w:rFonts w:hint="eastAsia"/>
          <w:szCs w:val="21"/>
        </w:rPr>
        <w:t>（</w:t>
      </w:r>
      <w:r>
        <w:rPr>
          <w:szCs w:val="21"/>
        </w:rPr>
        <w:t>4-29</w:t>
      </w:r>
      <w:r>
        <w:rPr>
          <w:rFonts w:hint="eastAsia"/>
          <w:szCs w:val="21"/>
        </w:rPr>
        <w:t>）</w:t>
      </w:r>
    </w:p>
    <w:p w:rsidR="00086DE3" w:rsidRDefault="00086DE3" w:rsidP="00086DE3">
      <w:pPr>
        <w:spacing w:line="360" w:lineRule="auto"/>
        <w:ind w:firstLineChars="200" w:firstLine="420"/>
        <w:jc w:val="right"/>
        <w:rPr>
          <w:szCs w:val="21"/>
        </w:rPr>
      </w:pPr>
      <w:r>
        <w:rPr>
          <w:szCs w:val="21"/>
        </w:rPr>
        <w:object w:dxaOrig="2160" w:dyaOrig="576">
          <v:shape id="_x0000_i1050" type="#_x0000_t75" style="width:108pt;height:28.5pt" o:ole="">
            <v:imagedata r:id="rId74" o:title=""/>
          </v:shape>
          <o:OLEObject Type="Embed" ProgID="Unknown" ShapeID="_x0000_i1050" DrawAspect="Content" ObjectID="_1572080796" r:id="rId75"/>
        </w:object>
      </w:r>
      <w:r>
        <w:rPr>
          <w:szCs w:val="21"/>
        </w:rPr>
        <w:t xml:space="preserve">           </w:t>
      </w:r>
      <w:r>
        <w:rPr>
          <w:szCs w:val="21"/>
        </w:rPr>
        <w:object w:dxaOrig="1608" w:dyaOrig="588">
          <v:shape id="_x0000_i1051" type="#_x0000_t75" style="width:80.25pt;height:29.25pt" o:ole="">
            <v:imagedata r:id="rId76" o:title=""/>
          </v:shape>
          <o:OLEObject Type="Embed" ProgID="Unknown" ShapeID="_x0000_i1051" DrawAspect="Content" ObjectID="_1572080797" r:id="rId77"/>
        </w:object>
      </w:r>
      <w:r>
        <w:rPr>
          <w:szCs w:val="21"/>
        </w:rPr>
        <w:t xml:space="preserve">         </w:t>
      </w:r>
      <w:r w:rsidR="00026DD1">
        <w:rPr>
          <w:szCs w:val="21"/>
        </w:rPr>
        <w:t xml:space="preserve">        </w:t>
      </w:r>
      <w:r>
        <w:rPr>
          <w:szCs w:val="21"/>
        </w:rPr>
        <w:t xml:space="preserve"> </w:t>
      </w:r>
      <w:r>
        <w:rPr>
          <w:rFonts w:hint="eastAsia"/>
          <w:szCs w:val="21"/>
        </w:rPr>
        <w:t>（</w:t>
      </w:r>
      <w:r>
        <w:rPr>
          <w:szCs w:val="21"/>
        </w:rPr>
        <w:t>30</w:t>
      </w:r>
      <w:r>
        <w:rPr>
          <w:rFonts w:hint="eastAsia"/>
          <w:szCs w:val="21"/>
        </w:rPr>
        <w:t>）</w:t>
      </w:r>
      <w:r>
        <w:rPr>
          <w:szCs w:val="21"/>
        </w:rPr>
        <w:t xml:space="preserve"> </w:t>
      </w:r>
    </w:p>
    <w:p w:rsidR="00086DE3" w:rsidRDefault="00086DE3" w:rsidP="00086DE3">
      <w:pPr>
        <w:spacing w:line="360" w:lineRule="auto"/>
        <w:ind w:firstLineChars="200" w:firstLine="420"/>
        <w:jc w:val="left"/>
        <w:rPr>
          <w:rFonts w:ascii="微软雅黑" w:eastAsia="微软雅黑" w:hAnsi="微软雅黑" w:cs="微软雅黑"/>
          <w:szCs w:val="21"/>
        </w:rPr>
      </w:pPr>
      <w:r>
        <w:rPr>
          <w:szCs w:val="21"/>
        </w:rPr>
        <w:t>m</w:t>
      </w:r>
      <w:r>
        <w:rPr>
          <w:rFonts w:hint="eastAsia"/>
          <w:szCs w:val="21"/>
        </w:rPr>
        <w:t>表示灵敏度，可以令</w:t>
      </w:r>
      <w:r>
        <w:rPr>
          <w:szCs w:val="21"/>
        </w:rPr>
        <w:t>m=-10mV/</w:t>
      </w:r>
      <w:r>
        <w:rPr>
          <w:rFonts w:ascii="微软雅黑" w:eastAsia="微软雅黑" w:hAnsi="微软雅黑" w:cs="微软雅黑" w:hint="eastAsia"/>
          <w:szCs w:val="21"/>
        </w:rPr>
        <w:t>℃。</w:t>
      </w:r>
      <w:r>
        <w:rPr>
          <w:rFonts w:ascii="宋体" w:hAnsi="宋体" w:cs="微软雅黑" w:hint="eastAsia"/>
          <w:szCs w:val="21"/>
        </w:rPr>
        <w:t>例如测得，对应的温度就是t=45℃。</w:t>
      </w:r>
    </w:p>
    <w:p w:rsidR="00086DE3" w:rsidRDefault="00086DE3" w:rsidP="00086DE3">
      <w:pPr>
        <w:spacing w:line="360" w:lineRule="auto"/>
        <w:ind w:firstLineChars="200" w:firstLine="420"/>
        <w:jc w:val="left"/>
        <w:rPr>
          <w:rFonts w:ascii="宋体" w:hAnsi="宋体" w:cs="微软雅黑"/>
          <w:szCs w:val="21"/>
        </w:rPr>
      </w:pPr>
      <w:r>
        <w:rPr>
          <w:rFonts w:ascii="宋体" w:hAnsi="宋体" w:cs="微软雅黑" w:hint="eastAsia"/>
          <w:szCs w:val="21"/>
        </w:rPr>
        <w:t>计算出R</w:t>
      </w:r>
      <w:r>
        <w:rPr>
          <w:rFonts w:ascii="宋体" w:hAnsi="宋体" w:cs="微软雅黑" w:hint="eastAsia"/>
          <w:sz w:val="16"/>
          <w:szCs w:val="21"/>
        </w:rPr>
        <w:t>2</w:t>
      </w:r>
      <w:r>
        <w:rPr>
          <w:rFonts w:ascii="宋体" w:hAnsi="宋体" w:cs="微软雅黑" w:hint="eastAsia"/>
          <w:szCs w:val="21"/>
        </w:rPr>
        <w:t>，R</w:t>
      </w:r>
      <w:r>
        <w:rPr>
          <w:rFonts w:ascii="宋体" w:hAnsi="宋体" w:cs="微软雅黑" w:hint="eastAsia"/>
          <w:sz w:val="16"/>
          <w:szCs w:val="21"/>
        </w:rPr>
        <w:t>1</w:t>
      </w:r>
      <w:r>
        <w:rPr>
          <w:rFonts w:ascii="宋体" w:hAnsi="宋体" w:cs="微软雅黑" w:hint="eastAsia"/>
          <w:szCs w:val="21"/>
        </w:rPr>
        <w:t>/R</w:t>
      </w:r>
      <w:r>
        <w:rPr>
          <w:rFonts w:ascii="宋体" w:hAnsi="宋体" w:cs="微软雅黑" w:hint="eastAsia"/>
          <w:sz w:val="16"/>
          <w:szCs w:val="21"/>
        </w:rPr>
        <w:t>3</w:t>
      </w:r>
      <w:r>
        <w:rPr>
          <w:rFonts w:ascii="宋体" w:hAnsi="宋体" w:cs="微软雅黑" w:hint="eastAsia"/>
          <w:szCs w:val="21"/>
        </w:rPr>
        <w:t>，以及E的值，具体表达式如下：</w:t>
      </w:r>
    </w:p>
    <w:p w:rsidR="00086DE3" w:rsidRDefault="00086DE3" w:rsidP="00086DE3">
      <w:pPr>
        <w:wordWrap w:val="0"/>
        <w:spacing w:line="360" w:lineRule="auto"/>
        <w:ind w:firstLineChars="200" w:firstLine="420"/>
        <w:jc w:val="right"/>
        <w:rPr>
          <w:szCs w:val="21"/>
        </w:rPr>
      </w:pPr>
      <w:r>
        <w:rPr>
          <w:szCs w:val="21"/>
        </w:rPr>
        <w:object w:dxaOrig="1620" w:dyaOrig="600">
          <v:shape id="_x0000_i1052" type="#_x0000_t75" style="width:81pt;height:30pt" o:ole="">
            <v:imagedata r:id="rId78" o:title=""/>
          </v:shape>
          <o:OLEObject Type="Embed" ProgID="Unknown" ShapeID="_x0000_i1052" DrawAspect="Content" ObjectID="_1572080798" r:id="rId79"/>
        </w:object>
      </w:r>
      <w:r>
        <w:rPr>
          <w:szCs w:val="21"/>
        </w:rPr>
        <w:t xml:space="preserve">                                </w:t>
      </w:r>
      <w:r>
        <w:rPr>
          <w:rFonts w:hint="eastAsia"/>
          <w:szCs w:val="21"/>
        </w:rPr>
        <w:t>（</w:t>
      </w:r>
      <w:r>
        <w:rPr>
          <w:szCs w:val="21"/>
        </w:rPr>
        <w:t>31</w:t>
      </w:r>
      <w:r>
        <w:rPr>
          <w:rFonts w:hint="eastAsia"/>
          <w:szCs w:val="21"/>
        </w:rPr>
        <w:t>）</w:t>
      </w:r>
    </w:p>
    <w:p w:rsidR="00086DE3" w:rsidRDefault="00086DE3" w:rsidP="00086DE3">
      <w:pPr>
        <w:wordWrap w:val="0"/>
        <w:spacing w:line="360" w:lineRule="auto"/>
        <w:ind w:firstLineChars="200" w:firstLine="420"/>
        <w:jc w:val="right"/>
        <w:rPr>
          <w:szCs w:val="21"/>
        </w:rPr>
      </w:pPr>
      <w:r>
        <w:rPr>
          <w:szCs w:val="21"/>
        </w:rPr>
        <w:object w:dxaOrig="1416" w:dyaOrig="528">
          <v:shape id="_x0000_i1053" type="#_x0000_t75" style="width:70.5pt;height:26.25pt" o:ole="">
            <v:imagedata r:id="rId80" o:title=""/>
          </v:shape>
          <o:OLEObject Type="Embed" ProgID="Unknown" ShapeID="_x0000_i1053" DrawAspect="Content" ObjectID="_1572080799" r:id="rId81"/>
        </w:object>
      </w:r>
      <w:r>
        <w:rPr>
          <w:szCs w:val="21"/>
        </w:rPr>
        <w:t xml:space="preserve">                                  </w:t>
      </w:r>
      <w:r>
        <w:rPr>
          <w:rFonts w:hint="eastAsia"/>
          <w:szCs w:val="21"/>
        </w:rPr>
        <w:t>（</w:t>
      </w:r>
      <w:r>
        <w:rPr>
          <w:szCs w:val="21"/>
        </w:rPr>
        <w:t>32</w:t>
      </w:r>
      <w:r>
        <w:rPr>
          <w:rFonts w:hint="eastAsia"/>
          <w:szCs w:val="21"/>
        </w:rPr>
        <w:t>）</w:t>
      </w:r>
    </w:p>
    <w:p w:rsidR="00086DE3" w:rsidRDefault="00086DE3" w:rsidP="00086DE3">
      <w:pPr>
        <w:wordWrap w:val="0"/>
        <w:spacing w:line="360" w:lineRule="auto"/>
        <w:ind w:firstLineChars="200" w:firstLine="420"/>
        <w:jc w:val="right"/>
        <w:rPr>
          <w:szCs w:val="21"/>
        </w:rPr>
      </w:pPr>
      <w:r>
        <w:rPr>
          <w:szCs w:val="21"/>
        </w:rPr>
        <w:object w:dxaOrig="2460" w:dyaOrig="588">
          <v:shape id="_x0000_i1054" type="#_x0000_t75" style="width:123pt;height:29.25pt" o:ole="">
            <v:imagedata r:id="rId82" o:title=""/>
          </v:shape>
          <o:OLEObject Type="Embed" ProgID="Unknown" ShapeID="_x0000_i1054" DrawAspect="Content" ObjectID="_1572080800" r:id="rId83"/>
        </w:object>
      </w:r>
      <w:r>
        <w:rPr>
          <w:szCs w:val="21"/>
        </w:rPr>
        <w:t xml:space="preserve">                        </w:t>
      </w:r>
      <w:r>
        <w:rPr>
          <w:rFonts w:hint="eastAsia"/>
          <w:szCs w:val="21"/>
        </w:rPr>
        <w:t>（</w:t>
      </w:r>
      <w:r>
        <w:rPr>
          <w:szCs w:val="21"/>
        </w:rPr>
        <w:t>33</w:t>
      </w:r>
      <w:r>
        <w:rPr>
          <w:rFonts w:hint="eastAsia"/>
          <w:szCs w:val="21"/>
        </w:rPr>
        <w:t>）</w:t>
      </w:r>
    </w:p>
    <w:p w:rsidR="00086DE3" w:rsidRDefault="00086DE3" w:rsidP="00086DE3">
      <w:pPr>
        <w:jc w:val="left"/>
        <w:rPr>
          <w:b/>
          <w:bCs/>
          <w:iCs/>
          <w:sz w:val="28"/>
          <w:szCs w:val="28"/>
        </w:rPr>
      </w:pPr>
      <w:r>
        <w:rPr>
          <w:rFonts w:hint="eastAsia"/>
          <w:b/>
          <w:bCs/>
          <w:iCs/>
          <w:sz w:val="28"/>
          <w:szCs w:val="28"/>
        </w:rPr>
        <w:lastRenderedPageBreak/>
        <w:t>四、实验内容</w:t>
      </w:r>
    </w:p>
    <w:p w:rsidR="00086DE3" w:rsidRPr="0010371B" w:rsidRDefault="00086DE3" w:rsidP="00086DE3">
      <w:pPr>
        <w:spacing w:beforeLines="50" w:before="156" w:afterLines="50" w:after="156" w:line="360" w:lineRule="auto"/>
        <w:jc w:val="left"/>
        <w:rPr>
          <w:b/>
          <w:szCs w:val="21"/>
        </w:rPr>
      </w:pPr>
      <w:r w:rsidRPr="0010371B">
        <w:rPr>
          <w:b/>
          <w:szCs w:val="21"/>
        </w:rPr>
        <w:t>1</w:t>
      </w:r>
      <w:r w:rsidRPr="0010371B">
        <w:rPr>
          <w:rFonts w:hint="eastAsia"/>
          <w:b/>
          <w:szCs w:val="21"/>
        </w:rPr>
        <w:t>、用电位差计测热电偶的温差电动势</w:t>
      </w:r>
    </w:p>
    <w:p w:rsidR="00086DE3" w:rsidRPr="00DE51E7" w:rsidRDefault="00086DE3" w:rsidP="00086DE3">
      <w:pPr>
        <w:spacing w:line="360" w:lineRule="auto"/>
        <w:ind w:firstLineChars="200" w:firstLine="420"/>
        <w:jc w:val="left"/>
        <w:rPr>
          <w:szCs w:val="21"/>
        </w:rPr>
      </w:pPr>
      <w:r w:rsidRPr="00DE51E7">
        <w:rPr>
          <w:rFonts w:hint="eastAsia"/>
          <w:szCs w:val="21"/>
        </w:rPr>
        <w:t>首先测出室温时热电偶的电动势，然后开启温控仪电源，给热端加热，在</w:t>
      </w:r>
      <w:r w:rsidRPr="00DE51E7">
        <w:rPr>
          <w:szCs w:val="21"/>
        </w:rPr>
        <w:t>30</w:t>
      </w:r>
      <w:r w:rsidRPr="00DE51E7">
        <w:rPr>
          <w:rFonts w:ascii="宋体" w:hAnsi="宋体" w:cs="宋体" w:hint="eastAsia"/>
          <w:szCs w:val="21"/>
        </w:rPr>
        <w:t>℃</w:t>
      </w:r>
      <w:r w:rsidRPr="00DE51E7">
        <w:rPr>
          <w:szCs w:val="21"/>
        </w:rPr>
        <w:t>~ 50</w:t>
      </w:r>
      <w:r w:rsidRPr="00DE51E7">
        <w:rPr>
          <w:rFonts w:ascii="宋体" w:hAnsi="宋体" w:cs="宋体" w:hint="eastAsia"/>
          <w:szCs w:val="21"/>
        </w:rPr>
        <w:t>℃</w:t>
      </w:r>
      <w:r w:rsidRPr="00DE51E7">
        <w:rPr>
          <w:rFonts w:hint="eastAsia"/>
          <w:szCs w:val="21"/>
        </w:rPr>
        <w:t>区间，每隔</w:t>
      </w:r>
      <w:r w:rsidRPr="00DE51E7">
        <w:rPr>
          <w:szCs w:val="21"/>
        </w:rPr>
        <w:t>5</w:t>
      </w:r>
      <w:r w:rsidRPr="00DE51E7">
        <w:rPr>
          <w:rFonts w:ascii="宋体" w:hAnsi="宋体" w:cs="宋体" w:hint="eastAsia"/>
          <w:szCs w:val="21"/>
        </w:rPr>
        <w:t>℃</w:t>
      </w:r>
      <w:r w:rsidRPr="00DE51E7">
        <w:rPr>
          <w:rFonts w:hint="eastAsia"/>
          <w:szCs w:val="21"/>
        </w:rPr>
        <w:t>测一组（</w:t>
      </w:r>
      <w:r w:rsidRPr="00DE51E7">
        <w:rPr>
          <w:szCs w:val="21"/>
        </w:rPr>
        <w:t>t</w:t>
      </w:r>
      <w:r w:rsidRPr="00DE51E7">
        <w:rPr>
          <w:rFonts w:hint="eastAsia"/>
          <w:szCs w:val="21"/>
        </w:rPr>
        <w:t>，</w:t>
      </w:r>
      <w:r w:rsidRPr="00DE51E7">
        <w:rPr>
          <w:szCs w:val="21"/>
        </w:rPr>
        <w:t>Ex</w:t>
      </w:r>
      <w:r w:rsidRPr="00DE51E7">
        <w:rPr>
          <w:rFonts w:hint="eastAsia"/>
          <w:szCs w:val="21"/>
        </w:rPr>
        <w:t>），一定要等温度稳定后进行测试。绘制温度特性曲线，通过线性拟合求温度系数。</w:t>
      </w:r>
    </w:p>
    <w:p w:rsidR="00086DE3" w:rsidRPr="0010371B" w:rsidRDefault="00086DE3" w:rsidP="00086DE3">
      <w:pPr>
        <w:spacing w:beforeLines="50" w:before="156" w:afterLines="50" w:after="156" w:line="360" w:lineRule="auto"/>
        <w:jc w:val="left"/>
        <w:rPr>
          <w:b/>
          <w:szCs w:val="21"/>
        </w:rPr>
      </w:pPr>
      <w:r w:rsidRPr="0010371B">
        <w:rPr>
          <w:b/>
          <w:szCs w:val="21"/>
        </w:rPr>
        <w:t>2</w:t>
      </w:r>
      <w:r w:rsidRPr="0010371B">
        <w:rPr>
          <w:rFonts w:hint="eastAsia"/>
          <w:b/>
          <w:szCs w:val="21"/>
        </w:rPr>
        <w:t>、用平衡电桥测热敏电阻和</w:t>
      </w:r>
      <w:proofErr w:type="gramStart"/>
      <w:r w:rsidRPr="0010371B">
        <w:rPr>
          <w:rFonts w:hint="eastAsia"/>
          <w:b/>
          <w:szCs w:val="21"/>
        </w:rPr>
        <w:t>铜电阻</w:t>
      </w:r>
      <w:proofErr w:type="gramEnd"/>
      <w:r w:rsidRPr="0010371B">
        <w:rPr>
          <w:rFonts w:hint="eastAsia"/>
          <w:b/>
          <w:szCs w:val="21"/>
        </w:rPr>
        <w:t>的电阻值</w:t>
      </w:r>
    </w:p>
    <w:p w:rsidR="00086DE3" w:rsidRDefault="00086DE3" w:rsidP="00086DE3">
      <w:pPr>
        <w:spacing w:line="360" w:lineRule="auto"/>
        <w:ind w:firstLineChars="200" w:firstLine="420"/>
        <w:jc w:val="left"/>
        <w:rPr>
          <w:szCs w:val="21"/>
        </w:rPr>
      </w:pPr>
      <w:r w:rsidRPr="00DE51E7">
        <w:rPr>
          <w:rFonts w:hint="eastAsia"/>
          <w:szCs w:val="21"/>
        </w:rPr>
        <w:t>开启温控仪电源，给热端加热，在</w:t>
      </w:r>
      <w:r w:rsidRPr="00DE51E7">
        <w:rPr>
          <w:szCs w:val="21"/>
        </w:rPr>
        <w:t>30</w:t>
      </w:r>
      <w:r w:rsidRPr="00DE51E7">
        <w:rPr>
          <w:rFonts w:ascii="宋体" w:hAnsi="宋体" w:cs="宋体" w:hint="eastAsia"/>
          <w:szCs w:val="21"/>
        </w:rPr>
        <w:t>℃</w:t>
      </w:r>
      <w:r w:rsidRPr="00DE51E7">
        <w:rPr>
          <w:szCs w:val="21"/>
        </w:rPr>
        <w:t>~ 50</w:t>
      </w:r>
      <w:r w:rsidRPr="00DE51E7">
        <w:rPr>
          <w:rFonts w:ascii="宋体" w:hAnsi="宋体" w:cs="宋体" w:hint="eastAsia"/>
          <w:szCs w:val="21"/>
        </w:rPr>
        <w:t>℃</w:t>
      </w:r>
      <w:r w:rsidRPr="00DE51E7">
        <w:rPr>
          <w:rFonts w:hint="eastAsia"/>
          <w:szCs w:val="21"/>
        </w:rPr>
        <w:t>区间，每隔</w:t>
      </w:r>
      <w:r w:rsidRPr="00DE51E7">
        <w:rPr>
          <w:szCs w:val="21"/>
        </w:rPr>
        <w:t>5</w:t>
      </w:r>
      <w:r w:rsidRPr="00DE51E7">
        <w:rPr>
          <w:rFonts w:ascii="宋体" w:hAnsi="宋体" w:cs="宋体" w:hint="eastAsia"/>
          <w:szCs w:val="21"/>
        </w:rPr>
        <w:t>℃</w:t>
      </w:r>
      <w:r w:rsidRPr="00DE51E7">
        <w:rPr>
          <w:rFonts w:hint="eastAsia"/>
          <w:szCs w:val="21"/>
        </w:rPr>
        <w:t>测一组（</w:t>
      </w:r>
      <w:r w:rsidRPr="00DE51E7">
        <w:rPr>
          <w:szCs w:val="21"/>
        </w:rPr>
        <w:t>t</w:t>
      </w:r>
      <w:r w:rsidRPr="00DE51E7">
        <w:rPr>
          <w:rFonts w:hint="eastAsia"/>
          <w:szCs w:val="21"/>
        </w:rPr>
        <w:t>，</w:t>
      </w:r>
      <w:r w:rsidRPr="00DE51E7">
        <w:rPr>
          <w:szCs w:val="21"/>
        </w:rPr>
        <w:t>Rx</w:t>
      </w:r>
      <w:r w:rsidRPr="00DE51E7">
        <w:rPr>
          <w:rFonts w:hint="eastAsia"/>
          <w:szCs w:val="21"/>
        </w:rPr>
        <w:t>），一定要等温度稳定后</w:t>
      </w:r>
      <w:r>
        <w:rPr>
          <w:rFonts w:hint="eastAsia"/>
          <w:szCs w:val="21"/>
        </w:rPr>
        <w:t>进行测试。绘制温度特性曲线，通过线性拟合求温度系数。</w:t>
      </w:r>
    </w:p>
    <w:p w:rsidR="00086DE3" w:rsidRDefault="00086DE3" w:rsidP="00086DE3">
      <w:pPr>
        <w:spacing w:beforeLines="50" w:before="156" w:afterLines="50" w:after="156" w:line="360" w:lineRule="auto"/>
        <w:jc w:val="left"/>
        <w:rPr>
          <w:b/>
          <w:szCs w:val="21"/>
        </w:rPr>
      </w:pPr>
      <w:r>
        <w:rPr>
          <w:b/>
          <w:szCs w:val="21"/>
        </w:rPr>
        <w:t>3</w:t>
      </w:r>
      <w:r>
        <w:rPr>
          <w:rFonts w:hint="eastAsia"/>
          <w:b/>
          <w:szCs w:val="21"/>
        </w:rPr>
        <w:t>、用非平衡电桥制作热敏电阻温度计</w:t>
      </w:r>
    </w:p>
    <w:p w:rsidR="00086DE3" w:rsidRDefault="00086DE3" w:rsidP="00086DE3">
      <w:pPr>
        <w:spacing w:line="360" w:lineRule="auto"/>
        <w:ind w:firstLineChars="200" w:firstLine="420"/>
        <w:jc w:val="left"/>
        <w:rPr>
          <w:rFonts w:ascii="宋体" w:hAnsi="宋体" w:cs="微软雅黑"/>
          <w:szCs w:val="21"/>
        </w:rPr>
      </w:pPr>
      <w:r>
        <w:rPr>
          <w:rFonts w:hint="eastAsia"/>
          <w:szCs w:val="21"/>
        </w:rPr>
        <w:t>选定，</w:t>
      </w:r>
      <w:r>
        <w:rPr>
          <w:szCs w:val="21"/>
        </w:rPr>
        <w:t>m=-10mV/</w:t>
      </w:r>
      <w:r w:rsidRPr="00F80D96">
        <w:rPr>
          <w:rFonts w:hint="eastAsia"/>
          <w:szCs w:val="21"/>
        </w:rPr>
        <w:t>℃</w:t>
      </w:r>
      <w:r>
        <w:rPr>
          <w:rFonts w:ascii="微软雅黑" w:eastAsia="微软雅黑" w:hAnsi="微软雅黑" w:cs="微软雅黑" w:hint="eastAsia"/>
          <w:szCs w:val="21"/>
        </w:rPr>
        <w:t>，t</w:t>
      </w:r>
      <w:r>
        <w:rPr>
          <w:rFonts w:ascii="微软雅黑" w:eastAsia="微软雅黑" w:hAnsi="微软雅黑" w:cs="微软雅黑" w:hint="eastAsia"/>
          <w:sz w:val="16"/>
          <w:szCs w:val="21"/>
        </w:rPr>
        <w:t>1</w:t>
      </w:r>
      <w:r>
        <w:rPr>
          <w:rFonts w:ascii="微软雅黑" w:eastAsia="微软雅黑" w:hAnsi="微软雅黑" w:cs="微软雅黑" w:hint="eastAsia"/>
          <w:szCs w:val="21"/>
        </w:rPr>
        <w:t>=</w:t>
      </w:r>
      <w:r w:rsidRPr="00F80D96">
        <w:rPr>
          <w:rFonts w:hint="eastAsia"/>
          <w:szCs w:val="21"/>
        </w:rPr>
        <w:t xml:space="preserve">40 </w:t>
      </w:r>
      <w:r w:rsidRPr="00F80D96">
        <w:rPr>
          <w:rFonts w:hint="eastAsia"/>
          <w:szCs w:val="21"/>
        </w:rPr>
        <w:t>℃</w:t>
      </w:r>
      <w:r>
        <w:rPr>
          <w:rFonts w:ascii="宋体" w:hAnsi="宋体" w:cs="微软雅黑" w:hint="eastAsia"/>
          <w:szCs w:val="21"/>
        </w:rPr>
        <w:t>，根据30℃和50℃测得的热敏电阻值计算A和B，然后根据式（4-31）-（4-33）</w:t>
      </w:r>
      <w:r>
        <w:rPr>
          <w:rFonts w:hint="eastAsia"/>
          <w:szCs w:val="21"/>
        </w:rPr>
        <w:t>计算的</w:t>
      </w:r>
      <w:r>
        <w:rPr>
          <w:szCs w:val="21"/>
        </w:rPr>
        <w:t>E</w:t>
      </w:r>
      <w:r>
        <w:rPr>
          <w:rFonts w:hint="eastAsia"/>
          <w:szCs w:val="21"/>
        </w:rPr>
        <w:t>，</w:t>
      </w:r>
      <w:r>
        <w:rPr>
          <w:rFonts w:ascii="宋体" w:hAnsi="宋体" w:cs="微软雅黑" w:hint="eastAsia"/>
          <w:szCs w:val="21"/>
        </w:rPr>
        <w:t>R</w:t>
      </w:r>
      <w:r>
        <w:rPr>
          <w:rFonts w:ascii="宋体" w:hAnsi="宋体" w:cs="微软雅黑" w:hint="eastAsia"/>
          <w:sz w:val="16"/>
          <w:szCs w:val="21"/>
        </w:rPr>
        <w:t>2</w:t>
      </w:r>
      <w:r>
        <w:rPr>
          <w:rFonts w:ascii="宋体" w:hAnsi="宋体" w:cs="微软雅黑" w:hint="eastAsia"/>
          <w:szCs w:val="21"/>
        </w:rPr>
        <w:t>，R</w:t>
      </w:r>
      <w:r>
        <w:rPr>
          <w:rFonts w:ascii="宋体" w:hAnsi="宋体" w:cs="微软雅黑" w:hint="eastAsia"/>
          <w:sz w:val="16"/>
          <w:szCs w:val="21"/>
        </w:rPr>
        <w:t>1</w:t>
      </w:r>
      <w:r>
        <w:rPr>
          <w:rFonts w:ascii="宋体" w:hAnsi="宋体" w:cs="微软雅黑" w:hint="eastAsia"/>
          <w:szCs w:val="21"/>
        </w:rPr>
        <w:t>/R</w:t>
      </w:r>
      <w:r>
        <w:rPr>
          <w:rFonts w:ascii="宋体" w:hAnsi="宋体" w:cs="微软雅黑" w:hint="eastAsia"/>
          <w:sz w:val="16"/>
          <w:szCs w:val="21"/>
        </w:rPr>
        <w:t>3</w:t>
      </w:r>
      <w:r>
        <w:rPr>
          <w:rFonts w:ascii="宋体" w:hAnsi="宋体" w:cs="微软雅黑" w:hint="eastAsia"/>
          <w:szCs w:val="21"/>
        </w:rPr>
        <w:t>值。</w:t>
      </w:r>
    </w:p>
    <w:p w:rsidR="00086DE3" w:rsidRDefault="00086DE3" w:rsidP="00086DE3">
      <w:pPr>
        <w:spacing w:line="360" w:lineRule="auto"/>
        <w:ind w:firstLineChars="200" w:firstLine="420"/>
        <w:jc w:val="left"/>
        <w:rPr>
          <w:szCs w:val="21"/>
        </w:rPr>
      </w:pPr>
      <w:r>
        <w:rPr>
          <w:rFonts w:hint="eastAsia"/>
          <w:szCs w:val="21"/>
        </w:rPr>
        <w:t>根据计算的</w:t>
      </w:r>
      <w:r>
        <w:rPr>
          <w:szCs w:val="21"/>
        </w:rPr>
        <w:t>E</w:t>
      </w:r>
      <w:r>
        <w:rPr>
          <w:rFonts w:hint="eastAsia"/>
          <w:szCs w:val="21"/>
        </w:rPr>
        <w:t>，</w:t>
      </w:r>
      <w:r>
        <w:rPr>
          <w:rFonts w:ascii="宋体" w:hAnsi="宋体" w:cs="微软雅黑" w:hint="eastAsia"/>
          <w:szCs w:val="21"/>
        </w:rPr>
        <w:t>R</w:t>
      </w:r>
      <w:r>
        <w:rPr>
          <w:rFonts w:ascii="宋体" w:hAnsi="宋体" w:cs="微软雅黑" w:hint="eastAsia"/>
          <w:sz w:val="16"/>
          <w:szCs w:val="21"/>
        </w:rPr>
        <w:t>2</w:t>
      </w:r>
      <w:r>
        <w:rPr>
          <w:rFonts w:ascii="宋体" w:hAnsi="宋体" w:cs="微软雅黑" w:hint="eastAsia"/>
          <w:szCs w:val="21"/>
        </w:rPr>
        <w:t>，R</w:t>
      </w:r>
      <w:r>
        <w:rPr>
          <w:rFonts w:ascii="宋体" w:hAnsi="宋体" w:cs="微软雅黑" w:hint="eastAsia"/>
          <w:sz w:val="16"/>
          <w:szCs w:val="21"/>
        </w:rPr>
        <w:t>1</w:t>
      </w:r>
      <w:r>
        <w:rPr>
          <w:rFonts w:ascii="宋体" w:hAnsi="宋体" w:cs="微软雅黑" w:hint="eastAsia"/>
          <w:szCs w:val="21"/>
        </w:rPr>
        <w:t>/R</w:t>
      </w:r>
      <w:r>
        <w:rPr>
          <w:rFonts w:ascii="宋体" w:hAnsi="宋体" w:cs="微软雅黑" w:hint="eastAsia"/>
          <w:sz w:val="16"/>
          <w:szCs w:val="21"/>
        </w:rPr>
        <w:t>3</w:t>
      </w:r>
      <w:r>
        <w:rPr>
          <w:rFonts w:ascii="宋体" w:hAnsi="宋体" w:cs="微软雅黑" w:hint="eastAsia"/>
          <w:szCs w:val="21"/>
        </w:rPr>
        <w:t>值设定非平衡电桥的参数，将控温仪温度设在40℃，微调R</w:t>
      </w:r>
      <w:r>
        <w:rPr>
          <w:rFonts w:ascii="宋体" w:hAnsi="宋体" w:cs="微软雅黑" w:hint="eastAsia"/>
          <w:sz w:val="16"/>
          <w:szCs w:val="21"/>
        </w:rPr>
        <w:t>2</w:t>
      </w:r>
      <w:r>
        <w:rPr>
          <w:rFonts w:ascii="宋体" w:hAnsi="宋体" w:cs="微软雅黑" w:hint="eastAsia"/>
          <w:szCs w:val="21"/>
        </w:rPr>
        <w:t>的阻值，必要时也可以微调R</w:t>
      </w:r>
      <w:r>
        <w:rPr>
          <w:rFonts w:ascii="宋体" w:hAnsi="宋体" w:cs="微软雅黑" w:hint="eastAsia"/>
          <w:sz w:val="18"/>
          <w:szCs w:val="21"/>
        </w:rPr>
        <w:t>1</w:t>
      </w:r>
      <w:r>
        <w:rPr>
          <w:rFonts w:ascii="宋体" w:hAnsi="宋体" w:cs="微软雅黑" w:hint="eastAsia"/>
          <w:szCs w:val="21"/>
        </w:rPr>
        <w:t>和R</w:t>
      </w:r>
      <w:r>
        <w:rPr>
          <w:rFonts w:ascii="宋体" w:hAnsi="宋体" w:cs="微软雅黑" w:hint="eastAsia"/>
          <w:sz w:val="18"/>
          <w:szCs w:val="21"/>
        </w:rPr>
        <w:t>3</w:t>
      </w:r>
      <w:r>
        <w:rPr>
          <w:rFonts w:ascii="宋体" w:hAnsi="宋体" w:cs="微软雅黑" w:hint="eastAsia"/>
          <w:szCs w:val="21"/>
        </w:rPr>
        <w:t>的阻值，使电压表测得电压接近-400mV。然后改变控温仪温度，</w:t>
      </w:r>
      <w:r>
        <w:rPr>
          <w:rFonts w:hint="eastAsia"/>
          <w:szCs w:val="21"/>
        </w:rPr>
        <w:t>在</w:t>
      </w:r>
      <w:r>
        <w:rPr>
          <w:szCs w:val="21"/>
        </w:rPr>
        <w:t>30</w:t>
      </w:r>
      <w:r>
        <w:rPr>
          <w:rFonts w:ascii="宋体" w:hAnsi="宋体" w:cs="宋体" w:hint="eastAsia"/>
          <w:szCs w:val="21"/>
        </w:rPr>
        <w:t>℃</w:t>
      </w:r>
      <w:r>
        <w:rPr>
          <w:szCs w:val="21"/>
        </w:rPr>
        <w:t>~ 50</w:t>
      </w:r>
      <w:r>
        <w:rPr>
          <w:rFonts w:ascii="宋体" w:hAnsi="宋体" w:cs="宋体" w:hint="eastAsia"/>
          <w:szCs w:val="21"/>
        </w:rPr>
        <w:t>℃</w:t>
      </w:r>
      <w:r>
        <w:rPr>
          <w:rFonts w:hint="eastAsia"/>
          <w:szCs w:val="21"/>
        </w:rPr>
        <w:t>区间，每隔</w:t>
      </w:r>
      <w:r>
        <w:rPr>
          <w:szCs w:val="21"/>
        </w:rPr>
        <w:t>5</w:t>
      </w:r>
      <w:r>
        <w:rPr>
          <w:rFonts w:ascii="宋体" w:hAnsi="宋体" w:cs="宋体" w:hint="eastAsia"/>
          <w:szCs w:val="21"/>
        </w:rPr>
        <w:t>℃</w:t>
      </w:r>
      <w:r>
        <w:rPr>
          <w:rFonts w:hint="eastAsia"/>
          <w:szCs w:val="21"/>
        </w:rPr>
        <w:t>测一组</w:t>
      </w:r>
      <w:proofErr w:type="spellStart"/>
      <w:r>
        <w:rPr>
          <w:szCs w:val="21"/>
        </w:rPr>
        <w:t>U</w:t>
      </w:r>
      <w:r>
        <w:rPr>
          <w:sz w:val="16"/>
          <w:szCs w:val="21"/>
        </w:rPr>
        <w:t>o</w:t>
      </w:r>
      <w:proofErr w:type="spellEnd"/>
      <w:r>
        <w:rPr>
          <w:rFonts w:hint="eastAsia"/>
          <w:szCs w:val="21"/>
        </w:rPr>
        <w:t>和</w:t>
      </w:r>
      <w:r>
        <w:rPr>
          <w:szCs w:val="21"/>
        </w:rPr>
        <w:t>t</w:t>
      </w:r>
      <w:r>
        <w:rPr>
          <w:rFonts w:hint="eastAsia"/>
          <w:szCs w:val="21"/>
        </w:rPr>
        <w:t>，观察自己制作的温度计测温的精度。</w:t>
      </w:r>
    </w:p>
    <w:p w:rsidR="0010371B" w:rsidRDefault="0010371B" w:rsidP="00086DE3">
      <w:pPr>
        <w:spacing w:line="360" w:lineRule="auto"/>
        <w:ind w:firstLineChars="200" w:firstLine="420"/>
        <w:jc w:val="left"/>
        <w:rPr>
          <w:szCs w:val="21"/>
        </w:rPr>
      </w:pPr>
    </w:p>
    <w:p w:rsidR="0010371B" w:rsidRDefault="0010371B" w:rsidP="00086DE3">
      <w:pPr>
        <w:spacing w:line="360" w:lineRule="auto"/>
        <w:ind w:firstLineChars="200" w:firstLine="420"/>
        <w:jc w:val="left"/>
        <w:rPr>
          <w:szCs w:val="21"/>
        </w:rPr>
      </w:pPr>
    </w:p>
    <w:p w:rsidR="0010371B" w:rsidRDefault="0010371B">
      <w:pPr>
        <w:widowControl/>
        <w:jc w:val="left"/>
        <w:rPr>
          <w:szCs w:val="21"/>
        </w:rPr>
      </w:pPr>
      <w:r>
        <w:rPr>
          <w:szCs w:val="21"/>
        </w:rPr>
        <w:br w:type="page"/>
      </w:r>
    </w:p>
    <w:p w:rsidR="00086DE3" w:rsidRDefault="00086DE3" w:rsidP="00086DE3">
      <w:pPr>
        <w:pStyle w:val="ab"/>
        <w:spacing w:beforeLines="50" w:before="156" w:afterLines="50" w:after="156"/>
        <w:ind w:firstLineChars="0" w:firstLine="0"/>
        <w:outlineLvl w:val="1"/>
        <w:rPr>
          <w:b/>
          <w:sz w:val="28"/>
          <w:szCs w:val="28"/>
        </w:rPr>
      </w:pPr>
      <w:r>
        <w:rPr>
          <w:rFonts w:hint="eastAsia"/>
          <w:b/>
          <w:sz w:val="28"/>
          <w:szCs w:val="28"/>
        </w:rPr>
        <w:lastRenderedPageBreak/>
        <w:t>五</w:t>
      </w:r>
      <w:r w:rsidRPr="00113D98">
        <w:rPr>
          <w:rFonts w:hint="eastAsia"/>
          <w:b/>
          <w:sz w:val="28"/>
          <w:szCs w:val="28"/>
        </w:rPr>
        <w:t>、</w:t>
      </w:r>
      <w:r>
        <w:rPr>
          <w:rFonts w:hint="eastAsia"/>
          <w:b/>
          <w:sz w:val="28"/>
          <w:szCs w:val="28"/>
        </w:rPr>
        <w:t>实验数据处理</w:t>
      </w:r>
    </w:p>
    <w:p w:rsidR="002C1673" w:rsidRPr="002C1673" w:rsidRDefault="002C1673" w:rsidP="002C1673">
      <w:pPr>
        <w:rPr>
          <w:rFonts w:ascii="宋体" w:hAnsi="宋体"/>
          <w:b/>
          <w:sz w:val="22"/>
        </w:rPr>
      </w:pPr>
      <w:r w:rsidRPr="002C1673">
        <w:rPr>
          <w:rFonts w:ascii="宋体" w:hAnsi="宋体"/>
          <w:b/>
          <w:sz w:val="22"/>
        </w:rPr>
        <w:t>1.</w:t>
      </w:r>
      <w:r w:rsidRPr="002C1673">
        <w:rPr>
          <w:rFonts w:ascii="宋体" w:hAnsi="宋体" w:hint="eastAsia"/>
          <w:b/>
          <w:sz w:val="22"/>
        </w:rPr>
        <w:t>电位差计测热电偶温差电动势</w:t>
      </w:r>
    </w:p>
    <w:p w:rsidR="002C1673" w:rsidRDefault="002C1673" w:rsidP="00026DD1">
      <w:pPr>
        <w:ind w:firstLineChars="200" w:firstLine="420"/>
        <w:rPr>
          <w:rFonts w:ascii="宋体" w:hAnsi="宋体"/>
          <w:i/>
        </w:rPr>
      </w:pPr>
      <w:r>
        <w:rPr>
          <w:rFonts w:ascii="宋体" w:hAnsi="宋体" w:hint="eastAsia"/>
        </w:rPr>
        <w:t>绘制E</w:t>
      </w:r>
      <w:r w:rsidRPr="008564B9">
        <w:rPr>
          <w:rFonts w:ascii="宋体" w:hAnsi="宋体"/>
          <w:vertAlign w:val="subscript"/>
        </w:rPr>
        <w:t>x</w:t>
      </w:r>
      <w:r>
        <w:rPr>
          <w:rFonts w:ascii="宋体" w:hAnsi="宋体"/>
        </w:rPr>
        <w:t>-t</w:t>
      </w:r>
      <w:r>
        <w:rPr>
          <w:rFonts w:ascii="宋体" w:hAnsi="宋体" w:hint="eastAsia"/>
        </w:rPr>
        <w:t>温度曲线，求出热电偶的温差电系数</w:t>
      </w:r>
      <w:r w:rsidRPr="008564B9">
        <w:rPr>
          <w:rFonts w:ascii="宋体" w:hAnsi="宋体" w:hint="eastAsia"/>
          <w:i/>
        </w:rPr>
        <w:t>α</w:t>
      </w:r>
    </w:p>
    <w:p w:rsidR="002C1673" w:rsidRDefault="002C1673" w:rsidP="00026DD1">
      <w:pPr>
        <w:ind w:firstLineChars="200" w:firstLine="420"/>
        <w:rPr>
          <w:rFonts w:ascii="宋体" w:hAnsi="宋体"/>
        </w:rPr>
      </w:pPr>
      <w:r>
        <w:rPr>
          <w:rFonts w:ascii="宋体" w:hAnsi="宋体" w:hint="eastAsia"/>
        </w:rPr>
        <w:t>室温：t</w:t>
      </w:r>
      <w:r>
        <w:rPr>
          <w:rFonts w:ascii="宋体" w:hAnsi="宋体"/>
        </w:rPr>
        <w:t>=23.0</w:t>
      </w:r>
      <m:oMath>
        <m:r>
          <m:rPr>
            <m:sty m:val="p"/>
          </m:rPr>
          <w:rPr>
            <w:rFonts w:ascii="Cambria Math" w:hAnsi="Cambria Math"/>
          </w:rPr>
          <m:t>℃</m:t>
        </m:r>
      </m:oMath>
      <w:r>
        <w:rPr>
          <w:rFonts w:ascii="宋体" w:hAnsi="宋体" w:hint="eastAsia"/>
        </w:rPr>
        <w:t xml:space="preserve"> </w:t>
      </w:r>
      <w:r>
        <w:rPr>
          <w:rFonts w:ascii="宋体" w:hAnsi="宋体"/>
        </w:rPr>
        <w:t xml:space="preserve"> </w:t>
      </w:r>
      <w:r>
        <w:rPr>
          <w:rFonts w:ascii="宋体" w:hAnsi="宋体" w:hint="eastAsia"/>
        </w:rPr>
        <w:t>电动势：E</w:t>
      </w:r>
      <w:r>
        <w:rPr>
          <w:rFonts w:ascii="宋体" w:hAnsi="宋体"/>
        </w:rPr>
        <w:t>x</w:t>
      </w:r>
      <w:r>
        <w:rPr>
          <w:rFonts w:ascii="宋体" w:hAnsi="宋体" w:hint="eastAsia"/>
        </w:rPr>
        <w:t>=</w:t>
      </w:r>
      <w:r>
        <w:rPr>
          <w:rFonts w:ascii="宋体" w:hAnsi="宋体"/>
        </w:rPr>
        <w:t xml:space="preserve">0.796mV  </w:t>
      </w:r>
      <w:r>
        <w:rPr>
          <w:rFonts w:ascii="宋体" w:hAnsi="宋体" w:hint="eastAsia"/>
        </w:rPr>
        <w:t>冷端温度：t</w:t>
      </w:r>
      <w:r w:rsidRPr="00157F81">
        <w:rPr>
          <w:rFonts w:ascii="宋体" w:hAnsi="宋体"/>
          <w:vertAlign w:val="subscript"/>
        </w:rPr>
        <w:t>0</w:t>
      </w:r>
      <w:r>
        <w:rPr>
          <w:rFonts w:ascii="宋体" w:hAnsi="宋体"/>
        </w:rPr>
        <w:t>=0</w:t>
      </w:r>
      <m:oMath>
        <m:r>
          <m:rPr>
            <m:sty m:val="p"/>
          </m:rPr>
          <w:rPr>
            <w:rFonts w:ascii="Cambria Math" w:hAnsi="Cambria Math"/>
          </w:rPr>
          <m:t>℃</m:t>
        </m:r>
      </m:oMath>
    </w:p>
    <w:tbl>
      <w:tblPr>
        <w:tblStyle w:val="a7"/>
        <w:tblW w:w="5000" w:type="pct"/>
        <w:jc w:val="center"/>
        <w:tblLook w:val="04A0" w:firstRow="1" w:lastRow="0" w:firstColumn="1" w:lastColumn="0" w:noHBand="0" w:noVBand="1"/>
      </w:tblPr>
      <w:tblGrid>
        <w:gridCol w:w="2747"/>
        <w:gridCol w:w="1377"/>
        <w:gridCol w:w="1377"/>
        <w:gridCol w:w="1377"/>
        <w:gridCol w:w="1377"/>
        <w:gridCol w:w="1373"/>
      </w:tblGrid>
      <w:tr w:rsidR="002C1673" w:rsidTr="002C1673">
        <w:trPr>
          <w:jc w:val="center"/>
        </w:trPr>
        <w:tc>
          <w:tcPr>
            <w:tcW w:w="1427" w:type="pct"/>
          </w:tcPr>
          <w:p w:rsidR="002C1673" w:rsidRDefault="002C1673" w:rsidP="002C1673">
            <w:pPr>
              <w:jc w:val="center"/>
              <w:rPr>
                <w:rFonts w:ascii="宋体" w:hAnsi="宋体"/>
              </w:rPr>
            </w:pPr>
            <w:r>
              <w:rPr>
                <w:rFonts w:ascii="宋体" w:hAnsi="宋体" w:hint="eastAsia"/>
              </w:rPr>
              <w:t>温度t</w:t>
            </w:r>
            <w:r>
              <w:rPr>
                <w:rFonts w:ascii="宋体" w:hAnsi="宋体"/>
              </w:rPr>
              <w:t>(</w:t>
            </w:r>
            <m:oMath>
              <m:r>
                <m:rPr>
                  <m:sty m:val="p"/>
                </m:rPr>
                <w:rPr>
                  <w:rFonts w:ascii="Cambria Math" w:hAnsi="Cambria Math"/>
                </w:rPr>
                <m:t>℃</m:t>
              </m:r>
            </m:oMath>
            <w:r>
              <w:rPr>
                <w:rFonts w:ascii="宋体" w:hAnsi="宋体"/>
              </w:rPr>
              <w:t>)</w:t>
            </w:r>
          </w:p>
        </w:tc>
        <w:tc>
          <w:tcPr>
            <w:tcW w:w="715" w:type="pct"/>
          </w:tcPr>
          <w:p w:rsidR="002C1673" w:rsidRDefault="002C1673" w:rsidP="002C1673">
            <w:pPr>
              <w:jc w:val="center"/>
              <w:rPr>
                <w:rFonts w:ascii="宋体" w:hAnsi="宋体"/>
              </w:rPr>
            </w:pPr>
            <w:r>
              <w:rPr>
                <w:rFonts w:ascii="宋体" w:hAnsi="宋体" w:hint="eastAsia"/>
              </w:rPr>
              <w:t>3</w:t>
            </w:r>
            <w:r>
              <w:rPr>
                <w:rFonts w:ascii="宋体" w:hAnsi="宋体"/>
              </w:rPr>
              <w:t>0</w:t>
            </w:r>
          </w:p>
        </w:tc>
        <w:tc>
          <w:tcPr>
            <w:tcW w:w="715" w:type="pct"/>
          </w:tcPr>
          <w:p w:rsidR="002C1673" w:rsidRDefault="002C1673" w:rsidP="002C1673">
            <w:pPr>
              <w:jc w:val="center"/>
              <w:rPr>
                <w:rFonts w:ascii="宋体" w:hAnsi="宋体"/>
              </w:rPr>
            </w:pPr>
            <w:r>
              <w:rPr>
                <w:rFonts w:ascii="宋体" w:hAnsi="宋体" w:hint="eastAsia"/>
              </w:rPr>
              <w:t>3</w:t>
            </w:r>
            <w:r>
              <w:rPr>
                <w:rFonts w:ascii="宋体" w:hAnsi="宋体"/>
              </w:rPr>
              <w:t>5</w:t>
            </w:r>
          </w:p>
        </w:tc>
        <w:tc>
          <w:tcPr>
            <w:tcW w:w="715" w:type="pct"/>
          </w:tcPr>
          <w:p w:rsidR="002C1673" w:rsidRDefault="002C1673" w:rsidP="002C1673">
            <w:pPr>
              <w:jc w:val="center"/>
              <w:rPr>
                <w:rFonts w:ascii="宋体" w:hAnsi="宋体"/>
              </w:rPr>
            </w:pPr>
            <w:r>
              <w:rPr>
                <w:rFonts w:ascii="宋体" w:hAnsi="宋体" w:hint="eastAsia"/>
              </w:rPr>
              <w:t>4</w:t>
            </w:r>
            <w:r>
              <w:rPr>
                <w:rFonts w:ascii="宋体" w:hAnsi="宋体"/>
              </w:rPr>
              <w:t>0</w:t>
            </w:r>
          </w:p>
        </w:tc>
        <w:tc>
          <w:tcPr>
            <w:tcW w:w="715" w:type="pct"/>
          </w:tcPr>
          <w:p w:rsidR="002C1673" w:rsidRDefault="002C1673" w:rsidP="002C1673">
            <w:pPr>
              <w:jc w:val="center"/>
              <w:rPr>
                <w:rFonts w:ascii="宋体" w:hAnsi="宋体"/>
              </w:rPr>
            </w:pPr>
            <w:r>
              <w:rPr>
                <w:rFonts w:ascii="宋体" w:hAnsi="宋体" w:hint="eastAsia"/>
              </w:rPr>
              <w:t>4</w:t>
            </w:r>
            <w:r>
              <w:rPr>
                <w:rFonts w:ascii="宋体" w:hAnsi="宋体"/>
              </w:rPr>
              <w:t>5</w:t>
            </w:r>
          </w:p>
        </w:tc>
        <w:tc>
          <w:tcPr>
            <w:tcW w:w="715" w:type="pct"/>
          </w:tcPr>
          <w:p w:rsidR="002C1673" w:rsidRDefault="002C1673" w:rsidP="002C1673">
            <w:pPr>
              <w:jc w:val="center"/>
              <w:rPr>
                <w:rFonts w:ascii="宋体" w:hAnsi="宋体"/>
              </w:rPr>
            </w:pPr>
            <w:r>
              <w:rPr>
                <w:rFonts w:ascii="宋体" w:hAnsi="宋体" w:hint="eastAsia"/>
              </w:rPr>
              <w:t>5</w:t>
            </w:r>
            <w:r>
              <w:rPr>
                <w:rFonts w:ascii="宋体" w:hAnsi="宋体"/>
              </w:rPr>
              <w:t>0</w:t>
            </w:r>
          </w:p>
        </w:tc>
      </w:tr>
      <w:tr w:rsidR="002C1673" w:rsidTr="002C1673">
        <w:trPr>
          <w:jc w:val="center"/>
        </w:trPr>
        <w:tc>
          <w:tcPr>
            <w:tcW w:w="1427" w:type="pct"/>
          </w:tcPr>
          <w:p w:rsidR="002C1673" w:rsidRDefault="002C1673" w:rsidP="002C1673">
            <w:pPr>
              <w:jc w:val="center"/>
              <w:rPr>
                <w:rFonts w:ascii="宋体" w:hAnsi="宋体"/>
              </w:rPr>
            </w:pPr>
            <w:r>
              <w:rPr>
                <w:rFonts w:ascii="宋体" w:hAnsi="宋体" w:hint="eastAsia"/>
              </w:rPr>
              <w:t>电动势E</w:t>
            </w:r>
            <w:r w:rsidRPr="00157F81">
              <w:rPr>
                <w:rFonts w:ascii="宋体" w:hAnsi="宋体"/>
                <w:vertAlign w:val="subscript"/>
              </w:rPr>
              <w:t>x</w:t>
            </w:r>
            <w:r>
              <w:rPr>
                <w:rFonts w:ascii="宋体" w:hAnsi="宋体"/>
              </w:rPr>
              <w:t>(mV)</w:t>
            </w:r>
          </w:p>
        </w:tc>
        <w:tc>
          <w:tcPr>
            <w:tcW w:w="715" w:type="pct"/>
          </w:tcPr>
          <w:p w:rsidR="002C1673" w:rsidRDefault="002C1673" w:rsidP="002C1673">
            <w:pPr>
              <w:jc w:val="center"/>
              <w:rPr>
                <w:rFonts w:ascii="宋体" w:hAnsi="宋体"/>
              </w:rPr>
            </w:pPr>
            <w:r>
              <w:rPr>
                <w:rFonts w:ascii="宋体" w:hAnsi="宋体" w:hint="eastAsia"/>
              </w:rPr>
              <w:t>1</w:t>
            </w:r>
            <w:r>
              <w:rPr>
                <w:rFonts w:ascii="宋体" w:hAnsi="宋体"/>
              </w:rPr>
              <w:t>.040</w:t>
            </w:r>
          </w:p>
        </w:tc>
        <w:tc>
          <w:tcPr>
            <w:tcW w:w="715" w:type="pct"/>
          </w:tcPr>
          <w:p w:rsidR="002C1673" w:rsidRDefault="002C1673" w:rsidP="002C1673">
            <w:pPr>
              <w:jc w:val="center"/>
              <w:rPr>
                <w:rFonts w:ascii="宋体" w:hAnsi="宋体"/>
              </w:rPr>
            </w:pPr>
            <w:r>
              <w:rPr>
                <w:rFonts w:ascii="宋体" w:hAnsi="宋体" w:hint="eastAsia"/>
              </w:rPr>
              <w:t>1</w:t>
            </w:r>
            <w:r>
              <w:rPr>
                <w:rFonts w:ascii="宋体" w:hAnsi="宋体"/>
              </w:rPr>
              <w:t>.230</w:t>
            </w:r>
          </w:p>
        </w:tc>
        <w:tc>
          <w:tcPr>
            <w:tcW w:w="715" w:type="pct"/>
          </w:tcPr>
          <w:p w:rsidR="002C1673" w:rsidRDefault="002C1673" w:rsidP="002C1673">
            <w:pPr>
              <w:jc w:val="center"/>
              <w:rPr>
                <w:rFonts w:ascii="宋体" w:hAnsi="宋体"/>
              </w:rPr>
            </w:pPr>
            <w:r>
              <w:rPr>
                <w:rFonts w:ascii="宋体" w:hAnsi="宋体" w:hint="eastAsia"/>
              </w:rPr>
              <w:t>1</w:t>
            </w:r>
            <w:r>
              <w:rPr>
                <w:rFonts w:ascii="宋体" w:hAnsi="宋体"/>
              </w:rPr>
              <w:t>.426</w:t>
            </w:r>
          </w:p>
        </w:tc>
        <w:tc>
          <w:tcPr>
            <w:tcW w:w="715" w:type="pct"/>
          </w:tcPr>
          <w:p w:rsidR="002C1673" w:rsidRDefault="002C1673" w:rsidP="002C1673">
            <w:pPr>
              <w:jc w:val="center"/>
              <w:rPr>
                <w:rFonts w:ascii="宋体" w:hAnsi="宋体"/>
              </w:rPr>
            </w:pPr>
            <w:r>
              <w:rPr>
                <w:rFonts w:ascii="宋体" w:hAnsi="宋体" w:hint="eastAsia"/>
              </w:rPr>
              <w:t>1</w:t>
            </w:r>
            <w:r>
              <w:rPr>
                <w:rFonts w:ascii="宋体" w:hAnsi="宋体"/>
              </w:rPr>
              <w:t>.620</w:t>
            </w:r>
          </w:p>
        </w:tc>
        <w:tc>
          <w:tcPr>
            <w:tcW w:w="715" w:type="pct"/>
          </w:tcPr>
          <w:p w:rsidR="002C1673" w:rsidRDefault="002C1673" w:rsidP="002C1673">
            <w:pPr>
              <w:jc w:val="center"/>
              <w:rPr>
                <w:rFonts w:ascii="宋体" w:hAnsi="宋体"/>
              </w:rPr>
            </w:pPr>
            <w:r>
              <w:rPr>
                <w:rFonts w:ascii="宋体" w:hAnsi="宋体" w:hint="eastAsia"/>
              </w:rPr>
              <w:t>1</w:t>
            </w:r>
            <w:r>
              <w:rPr>
                <w:rFonts w:ascii="宋体" w:hAnsi="宋体"/>
              </w:rPr>
              <w:t>.812</w:t>
            </w:r>
          </w:p>
        </w:tc>
      </w:tr>
    </w:tbl>
    <w:p w:rsidR="002C1673" w:rsidRDefault="00C51E0B" w:rsidP="002C1673">
      <w:pPr>
        <w:rPr>
          <w:rFonts w:ascii="宋体" w:hAnsi="宋体"/>
        </w:rPr>
      </w:pPr>
      <w:r>
        <w:rPr>
          <w:rFonts w:ascii="宋体" w:hAnsi="宋体"/>
          <w:noProof/>
        </w:rPr>
        <w:drawing>
          <wp:inline distT="0" distB="0" distL="0" distR="0">
            <wp:extent cx="6115050" cy="2009775"/>
            <wp:effectExtent l="0" t="0" r="0" b="9525"/>
            <wp:docPr id="1" name="图片 1" descr="C:\Users\LFZ\AppData\Local\Microsoft\Windows\INetCache\Content.Word\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FZ\AppData\Local\Microsoft\Windows\INetCache\Content.Word\1-1.bmp"/>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15050" cy="2009775"/>
                    </a:xfrm>
                    <a:prstGeom prst="rect">
                      <a:avLst/>
                    </a:prstGeom>
                    <a:noFill/>
                    <a:ln>
                      <a:noFill/>
                    </a:ln>
                  </pic:spPr>
                </pic:pic>
              </a:graphicData>
            </a:graphic>
          </wp:inline>
        </w:drawing>
      </w:r>
    </w:p>
    <w:p w:rsidR="00C51E0B" w:rsidRDefault="00C51E0B" w:rsidP="00C51E0B">
      <w:pPr>
        <w:jc w:val="center"/>
        <w:rPr>
          <w:rFonts w:ascii="宋体" w:hAnsi="宋体"/>
        </w:rPr>
      </w:pPr>
      <w:r>
        <w:rPr>
          <w:rFonts w:ascii="宋体" w:hAnsi="宋体"/>
          <w:noProof/>
        </w:rPr>
        <w:drawing>
          <wp:inline distT="0" distB="0" distL="0" distR="0">
            <wp:extent cx="3619500" cy="2562225"/>
            <wp:effectExtent l="0" t="0" r="0" b="9525"/>
            <wp:docPr id="4" name="图片 4" descr="C:\Users\LFZ\AppData\Local\Microsoft\Windows\INetCache\Content.Word\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FZ\AppData\Local\Microsoft\Windows\INetCache\Content.Word\1-2.bmp"/>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19500" cy="2562225"/>
                    </a:xfrm>
                    <a:prstGeom prst="rect">
                      <a:avLst/>
                    </a:prstGeom>
                    <a:noFill/>
                    <a:ln>
                      <a:noFill/>
                    </a:ln>
                  </pic:spPr>
                </pic:pic>
              </a:graphicData>
            </a:graphic>
          </wp:inline>
        </w:drawing>
      </w:r>
    </w:p>
    <w:p w:rsidR="00763430" w:rsidRDefault="00C51E0B" w:rsidP="00763430">
      <w:pPr>
        <w:ind w:firstLineChars="200" w:firstLine="420"/>
        <w:rPr>
          <w:rFonts w:ascii="宋体" w:hAnsi="宋体"/>
        </w:rPr>
      </w:pPr>
      <w:r>
        <w:rPr>
          <w:rFonts w:ascii="宋体" w:hAnsi="宋体" w:hint="eastAsia"/>
        </w:rPr>
        <w:t>线性拟合可得</w:t>
      </w:r>
      <w:r w:rsidR="00763430">
        <w:rPr>
          <w:rFonts w:ascii="宋体" w:hAnsi="宋体" w:hint="eastAsia"/>
        </w:rPr>
        <w:t>斜率</w:t>
      </w:r>
      <m:oMath>
        <m:r>
          <m:rPr>
            <m:sty m:val="p"/>
          </m:rPr>
          <w:rPr>
            <w:rFonts w:ascii="Cambria Math" w:hAnsi="Cambria Math" w:hint="eastAsia"/>
          </w:rPr>
          <m:t>p</m:t>
        </m:r>
        <m:r>
          <m:rPr>
            <m:sty m:val="p"/>
          </m:rPr>
          <w:rPr>
            <w:rFonts w:ascii="Cambria Math" w:hAnsi="Cambria Math"/>
          </w:rPr>
          <m:t>1=0.03787mV/℃</m:t>
        </m:r>
      </m:oMath>
      <w:r w:rsidR="00763430">
        <w:rPr>
          <w:rFonts w:ascii="宋体" w:hAnsi="宋体" w:hint="eastAsia"/>
        </w:rPr>
        <w:t>，截距</w:t>
      </w:r>
      <m:oMath>
        <m:r>
          <m:rPr>
            <m:sty m:val="p"/>
          </m:rPr>
          <w:rPr>
            <w:rFonts w:ascii="Cambria Math" w:hAnsi="Cambria Math" w:hint="eastAsia"/>
          </w:rPr>
          <m:t>p</m:t>
        </m:r>
        <m:r>
          <m:rPr>
            <m:sty m:val="p"/>
          </m:rPr>
          <w:rPr>
            <w:rFonts w:ascii="Cambria Math" w:hAnsi="Cambria Math"/>
          </w:rPr>
          <m:t>2=-0.08695mV</m:t>
        </m:r>
      </m:oMath>
      <w:r w:rsidR="00763430">
        <w:rPr>
          <w:rFonts w:ascii="宋体" w:hAnsi="宋体" w:hint="eastAsia"/>
        </w:rPr>
        <w:t>，截距几乎可以忽略。</w:t>
      </w:r>
    </w:p>
    <w:p w:rsidR="00C51E0B" w:rsidRDefault="00763430" w:rsidP="00763430">
      <w:pPr>
        <w:ind w:firstLineChars="200" w:firstLine="420"/>
        <w:rPr>
          <w:rFonts w:ascii="宋体" w:hAnsi="宋体"/>
          <w:szCs w:val="21"/>
        </w:rPr>
      </w:pPr>
      <w:r>
        <w:rPr>
          <w:rFonts w:ascii="宋体" w:hAnsi="宋体" w:hint="eastAsia"/>
        </w:rPr>
        <w:t>由式</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x</m:t>
            </m:r>
          </m:sub>
        </m:sSub>
        <m:r>
          <w:rPr>
            <w:rFonts w:ascii="Cambria Math" w:hAnsi="Cambria Math"/>
            <w:szCs w:val="21"/>
          </w:rPr>
          <m:t>≈α</m:t>
        </m:r>
        <m:d>
          <m:dPr>
            <m:ctrlPr>
              <w:rPr>
                <w:rFonts w:ascii="Cambria Math" w:hAnsi="Cambria Math"/>
                <w:i/>
                <w:szCs w:val="21"/>
              </w:rPr>
            </m:ctrlPr>
          </m:dPr>
          <m:e>
            <m:r>
              <w:rPr>
                <w:rFonts w:ascii="Cambria Math" w:hAnsi="Cambria Math"/>
                <w:szCs w:val="21"/>
              </w:rPr>
              <m:t>t-</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0</m:t>
                </m:r>
              </m:sub>
            </m:sSub>
          </m:e>
        </m:d>
      </m:oMath>
      <w:r>
        <w:rPr>
          <w:rFonts w:ascii="宋体" w:hAnsi="宋体" w:hint="eastAsia"/>
          <w:szCs w:val="21"/>
        </w:rPr>
        <w:t>可得，被测热电偶的温差电系数</w:t>
      </w:r>
      <m:oMath>
        <m:r>
          <w:rPr>
            <w:rFonts w:ascii="Cambria Math" w:hAnsi="Cambria Math"/>
            <w:szCs w:val="21"/>
          </w:rPr>
          <m:t>α</m:t>
        </m:r>
        <m:r>
          <w:rPr>
            <w:rFonts w:ascii="Cambria Math" w:hAnsi="Cambria Math" w:hint="eastAsia"/>
            <w:szCs w:val="21"/>
          </w:rPr>
          <m:t>=</m:t>
        </m:r>
        <m:r>
          <w:rPr>
            <w:rFonts w:ascii="Cambria Math" w:hAnsi="Cambria Math"/>
            <w:szCs w:val="21"/>
          </w:rPr>
          <m:t>0.03787</m:t>
        </m:r>
        <m:r>
          <m:rPr>
            <m:sty m:val="p"/>
          </m:rPr>
          <w:rPr>
            <w:rFonts w:ascii="Cambria Math" w:hAnsi="Cambria Math" w:hint="eastAsia"/>
            <w:szCs w:val="21"/>
          </w:rPr>
          <m:t>mV</m:t>
        </m:r>
        <m:r>
          <m:rPr>
            <m:sty m:val="p"/>
          </m:rPr>
          <w:rPr>
            <w:rFonts w:ascii="Cambria Math" w:hAnsi="Cambria Math"/>
            <w:szCs w:val="21"/>
          </w:rPr>
          <m:t>/℃</m:t>
        </m:r>
      </m:oMath>
    </w:p>
    <w:p w:rsidR="0010371B" w:rsidRDefault="0010371B">
      <w:pPr>
        <w:widowControl/>
        <w:jc w:val="left"/>
        <w:rPr>
          <w:rFonts w:ascii="宋体" w:hAnsi="宋体"/>
        </w:rPr>
      </w:pPr>
      <w:r>
        <w:rPr>
          <w:rFonts w:ascii="宋体" w:hAnsi="宋体"/>
        </w:rPr>
        <w:br w:type="page"/>
      </w:r>
    </w:p>
    <w:p w:rsidR="002C1673" w:rsidRPr="002C1673" w:rsidRDefault="002C1673" w:rsidP="002C1673">
      <w:pPr>
        <w:rPr>
          <w:rFonts w:ascii="宋体" w:hAnsi="宋体"/>
          <w:b/>
          <w:sz w:val="22"/>
        </w:rPr>
      </w:pPr>
      <w:r w:rsidRPr="002C1673">
        <w:rPr>
          <w:rFonts w:ascii="宋体" w:hAnsi="宋体"/>
          <w:b/>
          <w:sz w:val="22"/>
        </w:rPr>
        <w:lastRenderedPageBreak/>
        <w:t>2.</w:t>
      </w:r>
      <w:proofErr w:type="gramStart"/>
      <w:r w:rsidRPr="002C1673">
        <w:rPr>
          <w:rFonts w:ascii="宋体" w:hAnsi="宋体" w:hint="eastAsia"/>
          <w:b/>
          <w:sz w:val="22"/>
        </w:rPr>
        <w:t>平衡电桥测铜电阻</w:t>
      </w:r>
      <w:proofErr w:type="gramEnd"/>
      <w:r w:rsidRPr="002C1673">
        <w:rPr>
          <w:rFonts w:ascii="宋体" w:hAnsi="宋体" w:hint="eastAsia"/>
          <w:b/>
          <w:sz w:val="22"/>
        </w:rPr>
        <w:t>温度特性曲线</w:t>
      </w:r>
    </w:p>
    <w:p w:rsidR="002C1673" w:rsidRDefault="002C1673" w:rsidP="00026DD1">
      <w:pPr>
        <w:ind w:firstLineChars="200" w:firstLine="420"/>
        <w:rPr>
          <w:rFonts w:ascii="宋体" w:hAnsi="宋体"/>
          <w:i/>
        </w:rPr>
      </w:pPr>
      <w:r>
        <w:rPr>
          <w:rFonts w:ascii="宋体" w:hAnsi="宋体" w:hint="eastAsia"/>
        </w:rPr>
        <w:t>绘制R</w:t>
      </w:r>
      <w:r w:rsidRPr="00405B5A">
        <w:rPr>
          <w:rFonts w:ascii="宋体" w:hAnsi="宋体"/>
          <w:vertAlign w:val="subscript"/>
        </w:rPr>
        <w:t>x</w:t>
      </w:r>
      <w:r>
        <w:rPr>
          <w:rFonts w:ascii="宋体" w:hAnsi="宋体"/>
        </w:rPr>
        <w:t>-t</w:t>
      </w:r>
      <w:r>
        <w:rPr>
          <w:rFonts w:ascii="宋体" w:hAnsi="宋体" w:hint="eastAsia"/>
        </w:rPr>
        <w:t>温度特性曲线，线性拟合求出铜电阻温度系数</w:t>
      </w:r>
      <w:r w:rsidRPr="008564B9">
        <w:rPr>
          <w:rFonts w:ascii="宋体" w:hAnsi="宋体" w:hint="eastAsia"/>
          <w:i/>
        </w:rPr>
        <w:t>α</w:t>
      </w:r>
    </w:p>
    <w:p w:rsidR="002C1673" w:rsidRDefault="002C1673" w:rsidP="00026DD1">
      <w:pPr>
        <w:ind w:firstLineChars="200" w:firstLine="420"/>
        <w:rPr>
          <w:rFonts w:ascii="宋体" w:hAnsi="宋体"/>
        </w:rPr>
      </w:pPr>
      <w:r>
        <w:rPr>
          <w:rFonts w:ascii="宋体" w:hAnsi="宋体" w:hint="eastAsia"/>
        </w:rPr>
        <w:t>室温：t</w:t>
      </w:r>
      <w:r>
        <w:rPr>
          <w:rFonts w:ascii="宋体" w:hAnsi="宋体"/>
        </w:rPr>
        <w:t>=23.8</w:t>
      </w:r>
      <m:oMath>
        <m:r>
          <m:rPr>
            <m:sty m:val="p"/>
          </m:rPr>
          <w:rPr>
            <w:rFonts w:ascii="Cambria Math" w:hAnsi="Cambria Math"/>
          </w:rPr>
          <m:t>℃</m:t>
        </m:r>
      </m:oMath>
      <w:r>
        <w:rPr>
          <w:rFonts w:ascii="宋体" w:hAnsi="宋体" w:hint="eastAsia"/>
        </w:rPr>
        <w:t xml:space="preserve"> </w:t>
      </w:r>
      <w:r>
        <w:rPr>
          <w:rFonts w:ascii="宋体" w:hAnsi="宋体"/>
        </w:rPr>
        <w:t xml:space="preserve"> </w:t>
      </w:r>
      <w:r>
        <w:rPr>
          <w:rFonts w:ascii="宋体" w:hAnsi="宋体" w:hint="eastAsia"/>
        </w:rPr>
        <w:t>电阻：R</w:t>
      </w:r>
      <w:r>
        <w:rPr>
          <w:rFonts w:ascii="宋体" w:hAnsi="宋体" w:hint="eastAsia"/>
          <w:vertAlign w:val="subscript"/>
        </w:rPr>
        <w:t>X</w:t>
      </w:r>
      <w:r>
        <w:rPr>
          <w:rFonts w:ascii="宋体" w:hAnsi="宋体" w:hint="eastAsia"/>
        </w:rPr>
        <w:t>=</w:t>
      </w:r>
      <w:r>
        <w:rPr>
          <w:rFonts w:ascii="宋体" w:hAnsi="宋体"/>
        </w:rPr>
        <w:t>56.9</w:t>
      </w:r>
      <w:r>
        <w:rPr>
          <w:rFonts w:ascii="宋体" w:hAnsi="宋体" w:hint="eastAsia"/>
        </w:rPr>
        <w:t>Ω</w:t>
      </w:r>
    </w:p>
    <w:tbl>
      <w:tblPr>
        <w:tblStyle w:val="a7"/>
        <w:tblW w:w="5000" w:type="pct"/>
        <w:jc w:val="center"/>
        <w:tblLook w:val="04A0" w:firstRow="1" w:lastRow="0" w:firstColumn="1" w:lastColumn="0" w:noHBand="0" w:noVBand="1"/>
      </w:tblPr>
      <w:tblGrid>
        <w:gridCol w:w="2745"/>
        <w:gridCol w:w="1377"/>
        <w:gridCol w:w="1377"/>
        <w:gridCol w:w="1377"/>
        <w:gridCol w:w="1377"/>
        <w:gridCol w:w="1375"/>
      </w:tblGrid>
      <w:tr w:rsidR="002C1673" w:rsidTr="002C1673">
        <w:trPr>
          <w:jc w:val="center"/>
        </w:trPr>
        <w:tc>
          <w:tcPr>
            <w:tcW w:w="1426" w:type="pct"/>
          </w:tcPr>
          <w:p w:rsidR="002C1673" w:rsidRDefault="002C1673" w:rsidP="002C1673">
            <w:pPr>
              <w:jc w:val="center"/>
              <w:rPr>
                <w:rFonts w:ascii="宋体" w:hAnsi="宋体"/>
              </w:rPr>
            </w:pPr>
            <w:r>
              <w:rPr>
                <w:rFonts w:ascii="宋体" w:hAnsi="宋体" w:hint="eastAsia"/>
              </w:rPr>
              <w:t>温度t</w:t>
            </w:r>
            <w:r>
              <w:rPr>
                <w:rFonts w:ascii="宋体" w:hAnsi="宋体"/>
              </w:rPr>
              <w:t>(</w:t>
            </w:r>
            <m:oMath>
              <m:r>
                <m:rPr>
                  <m:sty m:val="p"/>
                </m:rPr>
                <w:rPr>
                  <w:rFonts w:ascii="Cambria Math" w:hAnsi="Cambria Math"/>
                </w:rPr>
                <m:t>℃</m:t>
              </m:r>
            </m:oMath>
            <w:r>
              <w:rPr>
                <w:rFonts w:ascii="宋体" w:hAnsi="宋体"/>
              </w:rPr>
              <w:t>)</w:t>
            </w:r>
          </w:p>
        </w:tc>
        <w:tc>
          <w:tcPr>
            <w:tcW w:w="715" w:type="pct"/>
          </w:tcPr>
          <w:p w:rsidR="002C1673" w:rsidRDefault="002C1673" w:rsidP="002C1673">
            <w:pPr>
              <w:jc w:val="center"/>
              <w:rPr>
                <w:rFonts w:ascii="宋体" w:hAnsi="宋体"/>
              </w:rPr>
            </w:pPr>
            <w:r>
              <w:rPr>
                <w:rFonts w:ascii="宋体" w:hAnsi="宋体" w:hint="eastAsia"/>
              </w:rPr>
              <w:t>3</w:t>
            </w:r>
            <w:r>
              <w:rPr>
                <w:rFonts w:ascii="宋体" w:hAnsi="宋体"/>
              </w:rPr>
              <w:t>0</w:t>
            </w:r>
          </w:p>
        </w:tc>
        <w:tc>
          <w:tcPr>
            <w:tcW w:w="715" w:type="pct"/>
          </w:tcPr>
          <w:p w:rsidR="002C1673" w:rsidRDefault="002C1673" w:rsidP="002C1673">
            <w:pPr>
              <w:jc w:val="center"/>
              <w:rPr>
                <w:rFonts w:ascii="宋体" w:hAnsi="宋体"/>
              </w:rPr>
            </w:pPr>
            <w:r>
              <w:rPr>
                <w:rFonts w:ascii="宋体" w:hAnsi="宋体" w:hint="eastAsia"/>
              </w:rPr>
              <w:t>3</w:t>
            </w:r>
            <w:r>
              <w:rPr>
                <w:rFonts w:ascii="宋体" w:hAnsi="宋体"/>
              </w:rPr>
              <w:t>5</w:t>
            </w:r>
          </w:p>
        </w:tc>
        <w:tc>
          <w:tcPr>
            <w:tcW w:w="715" w:type="pct"/>
          </w:tcPr>
          <w:p w:rsidR="002C1673" w:rsidRDefault="002C1673" w:rsidP="002C1673">
            <w:pPr>
              <w:jc w:val="center"/>
              <w:rPr>
                <w:rFonts w:ascii="宋体" w:hAnsi="宋体"/>
              </w:rPr>
            </w:pPr>
            <w:r>
              <w:rPr>
                <w:rFonts w:ascii="宋体" w:hAnsi="宋体" w:hint="eastAsia"/>
              </w:rPr>
              <w:t>4</w:t>
            </w:r>
            <w:r>
              <w:rPr>
                <w:rFonts w:ascii="宋体" w:hAnsi="宋体"/>
              </w:rPr>
              <w:t>0</w:t>
            </w:r>
          </w:p>
        </w:tc>
        <w:tc>
          <w:tcPr>
            <w:tcW w:w="715" w:type="pct"/>
          </w:tcPr>
          <w:p w:rsidR="002C1673" w:rsidRDefault="002C1673" w:rsidP="002C1673">
            <w:pPr>
              <w:jc w:val="center"/>
              <w:rPr>
                <w:rFonts w:ascii="宋体" w:hAnsi="宋体"/>
              </w:rPr>
            </w:pPr>
            <w:r>
              <w:rPr>
                <w:rFonts w:ascii="宋体" w:hAnsi="宋体" w:hint="eastAsia"/>
              </w:rPr>
              <w:t>4</w:t>
            </w:r>
            <w:r>
              <w:rPr>
                <w:rFonts w:ascii="宋体" w:hAnsi="宋体"/>
              </w:rPr>
              <w:t>5</w:t>
            </w:r>
          </w:p>
        </w:tc>
        <w:tc>
          <w:tcPr>
            <w:tcW w:w="715" w:type="pct"/>
          </w:tcPr>
          <w:p w:rsidR="002C1673" w:rsidRDefault="002C1673" w:rsidP="002C1673">
            <w:pPr>
              <w:jc w:val="center"/>
              <w:rPr>
                <w:rFonts w:ascii="宋体" w:hAnsi="宋体"/>
              </w:rPr>
            </w:pPr>
            <w:r>
              <w:rPr>
                <w:rFonts w:ascii="宋体" w:hAnsi="宋体" w:hint="eastAsia"/>
              </w:rPr>
              <w:t>5</w:t>
            </w:r>
            <w:r>
              <w:rPr>
                <w:rFonts w:ascii="宋体" w:hAnsi="宋体"/>
              </w:rPr>
              <w:t>0</w:t>
            </w:r>
          </w:p>
        </w:tc>
      </w:tr>
      <w:tr w:rsidR="002C1673" w:rsidTr="002C1673">
        <w:trPr>
          <w:jc w:val="center"/>
        </w:trPr>
        <w:tc>
          <w:tcPr>
            <w:tcW w:w="1426" w:type="pct"/>
          </w:tcPr>
          <w:p w:rsidR="002C1673" w:rsidRDefault="002C1673" w:rsidP="002C1673">
            <w:pPr>
              <w:jc w:val="center"/>
              <w:rPr>
                <w:rFonts w:ascii="宋体" w:hAnsi="宋体"/>
              </w:rPr>
            </w:pPr>
            <w:r>
              <w:rPr>
                <w:rFonts w:ascii="宋体" w:hAnsi="宋体" w:hint="eastAsia"/>
              </w:rPr>
              <w:t>电阻R</w:t>
            </w:r>
            <w:r>
              <w:rPr>
                <w:rFonts w:ascii="宋体" w:hAnsi="宋体"/>
                <w:vertAlign w:val="subscript"/>
              </w:rPr>
              <w:t>X</w:t>
            </w:r>
            <w:r>
              <w:rPr>
                <w:rFonts w:ascii="宋体" w:hAnsi="宋体"/>
              </w:rPr>
              <w:t>(</w:t>
            </w:r>
            <w:r>
              <w:rPr>
                <w:rFonts w:ascii="宋体" w:hAnsi="宋体" w:hint="eastAsia"/>
              </w:rPr>
              <w:t>Ω</w:t>
            </w:r>
            <w:r>
              <w:rPr>
                <w:rFonts w:ascii="宋体" w:hAnsi="宋体"/>
              </w:rPr>
              <w:t>)</w:t>
            </w:r>
          </w:p>
        </w:tc>
        <w:tc>
          <w:tcPr>
            <w:tcW w:w="715" w:type="pct"/>
          </w:tcPr>
          <w:p w:rsidR="002C1673" w:rsidRDefault="002C1673" w:rsidP="002C1673">
            <w:pPr>
              <w:jc w:val="center"/>
              <w:rPr>
                <w:rFonts w:ascii="宋体" w:hAnsi="宋体"/>
              </w:rPr>
            </w:pPr>
            <w:r>
              <w:rPr>
                <w:rFonts w:ascii="宋体" w:hAnsi="宋体"/>
              </w:rPr>
              <w:t>58.2</w:t>
            </w:r>
          </w:p>
        </w:tc>
        <w:tc>
          <w:tcPr>
            <w:tcW w:w="715" w:type="pct"/>
          </w:tcPr>
          <w:p w:rsidR="002C1673" w:rsidRDefault="002C1673" w:rsidP="002C1673">
            <w:pPr>
              <w:jc w:val="center"/>
              <w:rPr>
                <w:rFonts w:ascii="宋体" w:hAnsi="宋体"/>
              </w:rPr>
            </w:pPr>
            <w:r>
              <w:rPr>
                <w:rFonts w:ascii="宋体" w:hAnsi="宋体" w:hint="eastAsia"/>
              </w:rPr>
              <w:t>5</w:t>
            </w:r>
            <w:r>
              <w:rPr>
                <w:rFonts w:ascii="宋体" w:hAnsi="宋体"/>
              </w:rPr>
              <w:t>9.3</w:t>
            </w:r>
          </w:p>
        </w:tc>
        <w:tc>
          <w:tcPr>
            <w:tcW w:w="715" w:type="pct"/>
          </w:tcPr>
          <w:p w:rsidR="002C1673" w:rsidRDefault="002C1673" w:rsidP="002C1673">
            <w:pPr>
              <w:jc w:val="center"/>
              <w:rPr>
                <w:rFonts w:ascii="宋体" w:hAnsi="宋体"/>
              </w:rPr>
            </w:pPr>
            <w:r>
              <w:rPr>
                <w:rFonts w:ascii="宋体" w:hAnsi="宋体"/>
              </w:rPr>
              <w:t>60.4</w:t>
            </w:r>
          </w:p>
        </w:tc>
        <w:tc>
          <w:tcPr>
            <w:tcW w:w="715" w:type="pct"/>
          </w:tcPr>
          <w:p w:rsidR="002C1673" w:rsidRDefault="002C1673" w:rsidP="002C1673">
            <w:pPr>
              <w:jc w:val="center"/>
              <w:rPr>
                <w:rFonts w:ascii="宋体" w:hAnsi="宋体"/>
              </w:rPr>
            </w:pPr>
            <w:r>
              <w:rPr>
                <w:rFonts w:ascii="宋体" w:hAnsi="宋体"/>
              </w:rPr>
              <w:t>61.6</w:t>
            </w:r>
          </w:p>
        </w:tc>
        <w:tc>
          <w:tcPr>
            <w:tcW w:w="715" w:type="pct"/>
          </w:tcPr>
          <w:p w:rsidR="002C1673" w:rsidRDefault="002C1673" w:rsidP="002C1673">
            <w:pPr>
              <w:jc w:val="center"/>
              <w:rPr>
                <w:rFonts w:ascii="宋体" w:hAnsi="宋体"/>
              </w:rPr>
            </w:pPr>
            <w:r>
              <w:rPr>
                <w:rFonts w:ascii="宋体" w:hAnsi="宋体"/>
              </w:rPr>
              <w:t>62.7</w:t>
            </w:r>
          </w:p>
        </w:tc>
      </w:tr>
    </w:tbl>
    <w:p w:rsidR="002C1673" w:rsidRDefault="00C51E0B" w:rsidP="00C51E0B">
      <w:pPr>
        <w:jc w:val="center"/>
        <w:rPr>
          <w:rFonts w:ascii="宋体" w:hAnsi="宋体"/>
        </w:rPr>
      </w:pPr>
      <w:r>
        <w:rPr>
          <w:rFonts w:ascii="宋体" w:hAnsi="宋体"/>
          <w:noProof/>
        </w:rPr>
        <w:drawing>
          <wp:inline distT="0" distB="0" distL="0" distR="0">
            <wp:extent cx="6115050" cy="2000250"/>
            <wp:effectExtent l="0" t="0" r="0" b="0"/>
            <wp:docPr id="5" name="图片 5" descr="C:\Users\LFZ\AppData\Local\Microsoft\Windows\INetCache\Content.Word\2-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FZ\AppData\Local\Microsoft\Windows\INetCache\Content.Word\2-1.bmp"/>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15050" cy="2000250"/>
                    </a:xfrm>
                    <a:prstGeom prst="rect">
                      <a:avLst/>
                    </a:prstGeom>
                    <a:noFill/>
                    <a:ln>
                      <a:noFill/>
                    </a:ln>
                  </pic:spPr>
                </pic:pic>
              </a:graphicData>
            </a:graphic>
          </wp:inline>
        </w:drawing>
      </w:r>
    </w:p>
    <w:p w:rsidR="00C51E0B" w:rsidRDefault="00C51E0B" w:rsidP="00C51E0B">
      <w:pPr>
        <w:jc w:val="center"/>
        <w:rPr>
          <w:rFonts w:ascii="宋体" w:hAnsi="宋体"/>
        </w:rPr>
      </w:pPr>
      <w:r>
        <w:rPr>
          <w:rFonts w:ascii="宋体" w:hAnsi="宋体"/>
          <w:noProof/>
        </w:rPr>
        <w:drawing>
          <wp:inline distT="0" distB="0" distL="0" distR="0">
            <wp:extent cx="3619500" cy="2571750"/>
            <wp:effectExtent l="0" t="0" r="0" b="0"/>
            <wp:docPr id="6" name="图片 6" descr="C:\Users\LFZ\AppData\Local\Microsoft\Windows\INetCache\Content.Word\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FZ\AppData\Local\Microsoft\Windows\INetCache\Content.Word\2-2.bmp"/>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19500" cy="2571750"/>
                    </a:xfrm>
                    <a:prstGeom prst="rect">
                      <a:avLst/>
                    </a:prstGeom>
                    <a:noFill/>
                    <a:ln>
                      <a:noFill/>
                    </a:ln>
                  </pic:spPr>
                </pic:pic>
              </a:graphicData>
            </a:graphic>
          </wp:inline>
        </w:drawing>
      </w:r>
    </w:p>
    <w:p w:rsidR="00C51E0B" w:rsidRDefault="00C51E0B" w:rsidP="002C1673">
      <w:pPr>
        <w:rPr>
          <w:rFonts w:ascii="宋体" w:hAnsi="宋体"/>
        </w:rPr>
      </w:pPr>
    </w:p>
    <w:p w:rsidR="00026DD1" w:rsidRDefault="00763430" w:rsidP="00763430">
      <w:pPr>
        <w:ind w:firstLineChars="200" w:firstLine="420"/>
        <w:rPr>
          <w:rFonts w:ascii="宋体" w:hAnsi="宋体"/>
        </w:rPr>
      </w:pPr>
      <w:r>
        <w:rPr>
          <w:rFonts w:ascii="宋体" w:hAnsi="宋体" w:hint="eastAsia"/>
        </w:rPr>
        <w:t>线性拟合可得斜率</w:t>
      </w:r>
      <m:oMath>
        <m:r>
          <m:rPr>
            <m:sty m:val="p"/>
          </m:rPr>
          <w:rPr>
            <w:rFonts w:ascii="Cambria Math" w:hAnsi="Cambria Math" w:hint="eastAsia"/>
          </w:rPr>
          <m:t>p</m:t>
        </m:r>
        <m:r>
          <m:rPr>
            <m:sty m:val="p"/>
          </m:rPr>
          <w:rPr>
            <w:rFonts w:ascii="Cambria Math" w:hAnsi="Cambria Math"/>
          </w:rPr>
          <m:t>1=0.2225Ω/℃</m:t>
        </m:r>
      </m:oMath>
      <w:r>
        <w:rPr>
          <w:rFonts w:ascii="宋体" w:hAnsi="宋体" w:hint="eastAsia"/>
        </w:rPr>
        <w:t>，截距</w:t>
      </w:r>
      <m:oMath>
        <m:r>
          <m:rPr>
            <m:sty m:val="p"/>
          </m:rPr>
          <w:rPr>
            <w:rFonts w:ascii="Cambria Math" w:hAnsi="Cambria Math" w:hint="eastAsia"/>
          </w:rPr>
          <m:t>p</m:t>
        </m:r>
        <m:r>
          <m:rPr>
            <m:sty m:val="p"/>
          </m:rPr>
          <w:rPr>
            <w:rFonts w:ascii="Cambria Math" w:hAnsi="Cambria Math"/>
          </w:rPr>
          <m:t>2=51.55Ω</m:t>
        </m:r>
      </m:oMath>
      <w:r w:rsidR="00026DD1">
        <w:rPr>
          <w:rFonts w:ascii="宋体" w:hAnsi="宋体" w:hint="eastAsia"/>
        </w:rPr>
        <w:t>。</w:t>
      </w:r>
    </w:p>
    <w:p w:rsidR="00763430" w:rsidRDefault="00763430" w:rsidP="00763430">
      <w:pPr>
        <w:ind w:firstLineChars="200" w:firstLine="420"/>
        <w:rPr>
          <w:rFonts w:ascii="宋体" w:hAnsi="宋体"/>
        </w:rPr>
      </w:pPr>
      <w:r>
        <w:rPr>
          <w:rFonts w:ascii="宋体" w:hAnsi="宋体" w:hint="eastAsia"/>
        </w:rPr>
        <w:t>由式</w:t>
      </w:r>
      <m:oMath>
        <m:sSub>
          <m:sSubPr>
            <m:ctrlPr>
              <w:rPr>
                <w:rFonts w:ascii="Cambria Math" w:hAnsi="Cambria Math"/>
              </w:rPr>
            </m:ctrlPr>
          </m:sSubPr>
          <m:e>
            <m:r>
              <w:rPr>
                <w:rFonts w:ascii="Cambria Math" w:hAnsi="Cambria Math"/>
              </w:rPr>
              <m:t>R</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x0</m:t>
            </m:r>
          </m:sub>
        </m:sSub>
        <m:r>
          <w:rPr>
            <w:rFonts w:ascii="Cambria Math" w:hAnsi="Cambria Math"/>
          </w:rPr>
          <m:t>+αt</m:t>
        </m:r>
        <m:sSub>
          <m:sSubPr>
            <m:ctrlPr>
              <w:rPr>
                <w:rFonts w:ascii="Cambria Math" w:hAnsi="Cambria Math"/>
                <w:i/>
              </w:rPr>
            </m:ctrlPr>
          </m:sSubPr>
          <m:e>
            <m:r>
              <w:rPr>
                <w:rFonts w:ascii="Cambria Math" w:hAnsi="Cambria Math"/>
              </w:rPr>
              <m:t>R</m:t>
            </m:r>
          </m:e>
          <m:sub>
            <m:r>
              <w:rPr>
                <w:rFonts w:ascii="Cambria Math" w:hAnsi="Cambria Math"/>
              </w:rPr>
              <m:t>x0</m:t>
            </m:r>
          </m:sub>
        </m:sSub>
      </m:oMath>
      <w:r w:rsidR="00026DD1">
        <w:rPr>
          <w:rFonts w:ascii="宋体" w:hAnsi="宋体" w:hint="eastAsia"/>
        </w:rPr>
        <w:t>，可得</w:t>
      </w:r>
      <m:oMath>
        <m:sSub>
          <m:sSubPr>
            <m:ctrlPr>
              <w:rPr>
                <w:rFonts w:ascii="Cambria Math" w:hAnsi="Cambria Math"/>
                <w:i/>
              </w:rPr>
            </m:ctrlPr>
          </m:sSubPr>
          <m:e>
            <m:r>
              <w:rPr>
                <w:rFonts w:ascii="Cambria Math" w:hAnsi="Cambria Math"/>
              </w:rPr>
              <m:t>R</m:t>
            </m:r>
          </m:e>
          <m:sub>
            <m:r>
              <w:rPr>
                <w:rFonts w:ascii="Cambria Math" w:hAnsi="Cambria Math"/>
              </w:rPr>
              <m:t>x0</m:t>
            </m:r>
          </m:sub>
        </m:sSub>
        <m:r>
          <w:rPr>
            <w:rFonts w:ascii="Cambria Math" w:hAnsi="Cambria Math" w:hint="eastAsia"/>
          </w:rPr>
          <m:t>=</m:t>
        </m:r>
        <m:r>
          <w:rPr>
            <w:rFonts w:ascii="Cambria Math" w:hAnsi="Cambria Math"/>
          </w:rPr>
          <m:t>51.55</m:t>
        </m:r>
        <m:r>
          <m:rPr>
            <m:sty m:val="p"/>
          </m:rPr>
          <w:rPr>
            <w:rFonts w:ascii="Cambria Math" w:hAnsi="Cambria Math"/>
          </w:rPr>
          <m:t>Ω</m:t>
        </m:r>
      </m:oMath>
      <w:r w:rsidR="00026DD1">
        <w:rPr>
          <w:rFonts w:ascii="宋体" w:hAnsi="宋体" w:hint="eastAsia"/>
        </w:rPr>
        <w:t>，铜电阻温度系数</w:t>
      </w:r>
      <m:oMath>
        <m:r>
          <w:rPr>
            <w:rFonts w:ascii="Cambria Math" w:hAnsi="Cambria Math"/>
          </w:rPr>
          <m:t>α</m:t>
        </m:r>
        <m:r>
          <w:rPr>
            <w:rFonts w:ascii="Cambria Math" w:hAnsi="Cambria Math" w:hint="eastAsia"/>
          </w:rPr>
          <m:t>=</m:t>
        </m:r>
        <m:r>
          <w:rPr>
            <w:rFonts w:ascii="Cambria Math" w:hAnsi="Cambria Math"/>
          </w:rPr>
          <m:t>0.0042</m:t>
        </m:r>
        <m:sSup>
          <m:sSupPr>
            <m:ctrlPr>
              <w:rPr>
                <w:rFonts w:ascii="Cambria Math" w:hAnsi="Cambria Math"/>
                <w:i/>
              </w:rPr>
            </m:ctrlPr>
          </m:sSupPr>
          <m:e>
            <m:r>
              <w:rPr>
                <w:rFonts w:ascii="Cambria Math" w:hAnsi="Cambria Math"/>
              </w:rPr>
              <m:t>℃</m:t>
            </m:r>
          </m:e>
          <m:sup>
            <m:r>
              <w:rPr>
                <w:rFonts w:ascii="Cambria Math" w:hAnsi="Cambria Math"/>
              </w:rPr>
              <m:t>-1</m:t>
            </m:r>
          </m:sup>
        </m:sSup>
      </m:oMath>
    </w:p>
    <w:p w:rsidR="0010371B" w:rsidRDefault="0010371B">
      <w:pPr>
        <w:widowControl/>
        <w:jc w:val="left"/>
        <w:rPr>
          <w:rFonts w:ascii="宋体" w:hAnsi="宋体"/>
          <w:b/>
          <w:sz w:val="22"/>
        </w:rPr>
      </w:pPr>
      <w:r>
        <w:rPr>
          <w:rFonts w:ascii="宋体" w:hAnsi="宋体"/>
          <w:b/>
          <w:sz w:val="22"/>
        </w:rPr>
        <w:br w:type="page"/>
      </w:r>
    </w:p>
    <w:p w:rsidR="002C1673" w:rsidRPr="002C1673" w:rsidRDefault="002C1673" w:rsidP="002C1673">
      <w:pPr>
        <w:rPr>
          <w:rFonts w:ascii="宋体" w:hAnsi="宋体"/>
          <w:b/>
          <w:sz w:val="22"/>
        </w:rPr>
      </w:pPr>
      <w:r w:rsidRPr="002C1673">
        <w:rPr>
          <w:rFonts w:ascii="宋体" w:hAnsi="宋体"/>
          <w:b/>
          <w:sz w:val="22"/>
        </w:rPr>
        <w:lastRenderedPageBreak/>
        <w:t>3.平衡电桥测</w:t>
      </w:r>
      <w:r w:rsidRPr="002C1673">
        <w:rPr>
          <w:rFonts w:ascii="宋体" w:hAnsi="宋体" w:hint="eastAsia"/>
          <w:b/>
          <w:sz w:val="22"/>
        </w:rPr>
        <w:t>热敏</w:t>
      </w:r>
      <w:r w:rsidRPr="002C1673">
        <w:rPr>
          <w:rFonts w:ascii="宋体" w:hAnsi="宋体"/>
          <w:b/>
          <w:sz w:val="22"/>
        </w:rPr>
        <w:t>电阻温度特性曲线</w:t>
      </w:r>
    </w:p>
    <w:p w:rsidR="002C1673" w:rsidRDefault="002C1673" w:rsidP="00026DD1">
      <w:pPr>
        <w:ind w:firstLineChars="200" w:firstLine="420"/>
        <w:rPr>
          <w:rFonts w:ascii="宋体" w:hAnsi="宋体"/>
        </w:rPr>
      </w:pPr>
      <w:r>
        <w:rPr>
          <w:rFonts w:ascii="宋体" w:hAnsi="宋体" w:hint="eastAsia"/>
        </w:rPr>
        <w:t>绘制R</w:t>
      </w:r>
      <w:r>
        <w:rPr>
          <w:rFonts w:ascii="宋体" w:hAnsi="宋体"/>
          <w:vertAlign w:val="subscript"/>
        </w:rPr>
        <w:t>T</w:t>
      </w:r>
      <w:r>
        <w:rPr>
          <w:rFonts w:ascii="宋体" w:hAnsi="宋体"/>
        </w:rPr>
        <w:t>-t</w:t>
      </w:r>
      <w:r>
        <w:rPr>
          <w:rFonts w:ascii="宋体" w:hAnsi="宋体" w:hint="eastAsia"/>
        </w:rPr>
        <w:t>曲线，观察热敏电阻的温度特性；绘制l</w:t>
      </w:r>
      <w:r>
        <w:rPr>
          <w:rFonts w:ascii="宋体" w:hAnsi="宋体"/>
        </w:rPr>
        <w:t>nR</w:t>
      </w:r>
      <w:r w:rsidRPr="00405B5A">
        <w:rPr>
          <w:rFonts w:ascii="宋体" w:hAnsi="宋体"/>
          <w:vertAlign w:val="subscript"/>
        </w:rPr>
        <w:t>T</w:t>
      </w:r>
      <w:r>
        <w:rPr>
          <w:rFonts w:ascii="宋体" w:hAnsi="宋体"/>
        </w:rPr>
        <w:t>-1/T</w:t>
      </w:r>
      <w:r>
        <w:rPr>
          <w:rFonts w:ascii="宋体" w:hAnsi="宋体" w:hint="eastAsia"/>
        </w:rPr>
        <w:t>曲线，线性拟合求出热敏电阻的特性常数A和B</w:t>
      </w:r>
      <w:r>
        <w:rPr>
          <w:rFonts w:ascii="宋体" w:hAnsi="宋体"/>
        </w:rPr>
        <w:t>(</w:t>
      </w:r>
      <w:r>
        <w:rPr>
          <w:rFonts w:ascii="宋体" w:hAnsi="宋体" w:hint="eastAsia"/>
        </w:rPr>
        <w:t>注意：T为热力学温度</w:t>
      </w:r>
      <w:r>
        <w:rPr>
          <w:rFonts w:ascii="宋体" w:hAnsi="宋体"/>
        </w:rPr>
        <w:t>)</w:t>
      </w:r>
      <w:r>
        <w:rPr>
          <w:rFonts w:ascii="宋体" w:hAnsi="宋体" w:hint="eastAsia"/>
        </w:rPr>
        <w:t>。</w:t>
      </w:r>
    </w:p>
    <w:p w:rsidR="002C1673" w:rsidRDefault="002C1673" w:rsidP="00026DD1">
      <w:pPr>
        <w:ind w:firstLineChars="200" w:firstLine="420"/>
        <w:rPr>
          <w:rFonts w:ascii="宋体" w:hAnsi="宋体"/>
        </w:rPr>
      </w:pPr>
      <w:r>
        <w:rPr>
          <w:rFonts w:ascii="宋体" w:hAnsi="宋体" w:hint="eastAsia"/>
        </w:rPr>
        <w:t>室温：t</w:t>
      </w:r>
      <w:r>
        <w:rPr>
          <w:rFonts w:ascii="宋体" w:hAnsi="宋体"/>
        </w:rPr>
        <w:t>=23.3</w:t>
      </w:r>
      <m:oMath>
        <m:r>
          <m:rPr>
            <m:sty m:val="p"/>
          </m:rPr>
          <w:rPr>
            <w:rFonts w:ascii="Cambria Math" w:hAnsi="Cambria Math"/>
          </w:rPr>
          <m:t>℃</m:t>
        </m:r>
      </m:oMath>
      <w:r>
        <w:rPr>
          <w:rFonts w:ascii="宋体" w:hAnsi="宋体" w:hint="eastAsia"/>
        </w:rPr>
        <w:t xml:space="preserve"> </w:t>
      </w:r>
      <w:r>
        <w:rPr>
          <w:rFonts w:ascii="宋体" w:hAnsi="宋体"/>
        </w:rPr>
        <w:t xml:space="preserve"> </w:t>
      </w:r>
      <w:r>
        <w:rPr>
          <w:rFonts w:ascii="宋体" w:hAnsi="宋体" w:hint="eastAsia"/>
        </w:rPr>
        <w:t>电阻：R</w:t>
      </w:r>
      <w:r>
        <w:rPr>
          <w:rFonts w:ascii="宋体" w:hAnsi="宋体" w:hint="eastAsia"/>
          <w:vertAlign w:val="subscript"/>
        </w:rPr>
        <w:t>T</w:t>
      </w:r>
      <w:r>
        <w:rPr>
          <w:rFonts w:ascii="宋体" w:hAnsi="宋体" w:hint="eastAsia"/>
        </w:rPr>
        <w:t>=</w:t>
      </w:r>
      <w:r>
        <w:rPr>
          <w:rFonts w:ascii="宋体" w:hAnsi="宋体"/>
        </w:rPr>
        <w:t>2931.9</w:t>
      </w:r>
      <w:r>
        <w:rPr>
          <w:rFonts w:ascii="宋体" w:hAnsi="宋体" w:hint="eastAsia"/>
        </w:rPr>
        <w:t>Ω</w:t>
      </w:r>
    </w:p>
    <w:tbl>
      <w:tblPr>
        <w:tblStyle w:val="a7"/>
        <w:tblW w:w="5000" w:type="pct"/>
        <w:jc w:val="center"/>
        <w:tblLook w:val="04A0" w:firstRow="1" w:lastRow="0" w:firstColumn="1" w:lastColumn="0" w:noHBand="0" w:noVBand="1"/>
      </w:tblPr>
      <w:tblGrid>
        <w:gridCol w:w="2223"/>
        <w:gridCol w:w="1481"/>
        <w:gridCol w:w="1481"/>
        <w:gridCol w:w="1481"/>
        <w:gridCol w:w="1481"/>
        <w:gridCol w:w="1481"/>
      </w:tblGrid>
      <w:tr w:rsidR="002C1673" w:rsidTr="002C1673">
        <w:trPr>
          <w:jc w:val="center"/>
        </w:trPr>
        <w:tc>
          <w:tcPr>
            <w:tcW w:w="1154" w:type="pct"/>
          </w:tcPr>
          <w:p w:rsidR="002C1673" w:rsidRDefault="002C1673" w:rsidP="002C1673">
            <w:pPr>
              <w:jc w:val="center"/>
              <w:rPr>
                <w:rFonts w:ascii="宋体" w:hAnsi="宋体"/>
              </w:rPr>
            </w:pPr>
            <w:r>
              <w:rPr>
                <w:rFonts w:ascii="宋体" w:hAnsi="宋体" w:hint="eastAsia"/>
              </w:rPr>
              <w:t>温度t</w:t>
            </w:r>
            <w:r>
              <w:rPr>
                <w:rFonts w:ascii="宋体" w:hAnsi="宋体"/>
              </w:rPr>
              <w:t>(</w:t>
            </w:r>
            <m:oMath>
              <m:r>
                <m:rPr>
                  <m:sty m:val="p"/>
                </m:rPr>
                <w:rPr>
                  <w:rFonts w:ascii="Cambria Math" w:hAnsi="Cambria Math"/>
                </w:rPr>
                <m:t>℃</m:t>
              </m:r>
            </m:oMath>
            <w:r>
              <w:rPr>
                <w:rFonts w:ascii="宋体" w:hAnsi="宋体"/>
              </w:rPr>
              <w:t>)</w:t>
            </w:r>
          </w:p>
        </w:tc>
        <w:tc>
          <w:tcPr>
            <w:tcW w:w="769" w:type="pct"/>
          </w:tcPr>
          <w:p w:rsidR="002C1673" w:rsidRDefault="002C1673" w:rsidP="002C1673">
            <w:pPr>
              <w:jc w:val="center"/>
              <w:rPr>
                <w:rFonts w:ascii="宋体" w:hAnsi="宋体"/>
              </w:rPr>
            </w:pPr>
            <w:r>
              <w:rPr>
                <w:rFonts w:ascii="宋体" w:hAnsi="宋体" w:hint="eastAsia"/>
              </w:rPr>
              <w:t>3</w:t>
            </w:r>
            <w:r>
              <w:rPr>
                <w:rFonts w:ascii="宋体" w:hAnsi="宋体"/>
              </w:rPr>
              <w:t>0</w:t>
            </w:r>
          </w:p>
        </w:tc>
        <w:tc>
          <w:tcPr>
            <w:tcW w:w="769" w:type="pct"/>
          </w:tcPr>
          <w:p w:rsidR="002C1673" w:rsidRDefault="002C1673" w:rsidP="002C1673">
            <w:pPr>
              <w:jc w:val="center"/>
              <w:rPr>
                <w:rFonts w:ascii="宋体" w:hAnsi="宋体"/>
              </w:rPr>
            </w:pPr>
            <w:r>
              <w:rPr>
                <w:rFonts w:ascii="宋体" w:hAnsi="宋体" w:hint="eastAsia"/>
              </w:rPr>
              <w:t>3</w:t>
            </w:r>
            <w:r>
              <w:rPr>
                <w:rFonts w:ascii="宋体" w:hAnsi="宋体"/>
              </w:rPr>
              <w:t>5</w:t>
            </w:r>
          </w:p>
        </w:tc>
        <w:tc>
          <w:tcPr>
            <w:tcW w:w="769" w:type="pct"/>
          </w:tcPr>
          <w:p w:rsidR="002C1673" w:rsidRDefault="002C1673" w:rsidP="002C1673">
            <w:pPr>
              <w:jc w:val="center"/>
              <w:rPr>
                <w:rFonts w:ascii="宋体" w:hAnsi="宋体"/>
              </w:rPr>
            </w:pPr>
            <w:r>
              <w:rPr>
                <w:rFonts w:ascii="宋体" w:hAnsi="宋体" w:hint="eastAsia"/>
              </w:rPr>
              <w:t>4</w:t>
            </w:r>
            <w:r>
              <w:rPr>
                <w:rFonts w:ascii="宋体" w:hAnsi="宋体"/>
              </w:rPr>
              <w:t>0</w:t>
            </w:r>
          </w:p>
        </w:tc>
        <w:tc>
          <w:tcPr>
            <w:tcW w:w="769" w:type="pct"/>
          </w:tcPr>
          <w:p w:rsidR="002C1673" w:rsidRDefault="002C1673" w:rsidP="002C1673">
            <w:pPr>
              <w:jc w:val="center"/>
              <w:rPr>
                <w:rFonts w:ascii="宋体" w:hAnsi="宋体"/>
              </w:rPr>
            </w:pPr>
            <w:r>
              <w:rPr>
                <w:rFonts w:ascii="宋体" w:hAnsi="宋体" w:hint="eastAsia"/>
              </w:rPr>
              <w:t>4</w:t>
            </w:r>
            <w:r>
              <w:rPr>
                <w:rFonts w:ascii="宋体" w:hAnsi="宋体"/>
              </w:rPr>
              <w:t>5</w:t>
            </w:r>
          </w:p>
        </w:tc>
        <w:tc>
          <w:tcPr>
            <w:tcW w:w="769" w:type="pct"/>
          </w:tcPr>
          <w:p w:rsidR="002C1673" w:rsidRDefault="002C1673" w:rsidP="002C1673">
            <w:pPr>
              <w:jc w:val="center"/>
              <w:rPr>
                <w:rFonts w:ascii="宋体" w:hAnsi="宋体"/>
              </w:rPr>
            </w:pPr>
            <w:r>
              <w:rPr>
                <w:rFonts w:ascii="宋体" w:hAnsi="宋体" w:hint="eastAsia"/>
              </w:rPr>
              <w:t>5</w:t>
            </w:r>
            <w:r>
              <w:rPr>
                <w:rFonts w:ascii="宋体" w:hAnsi="宋体"/>
              </w:rPr>
              <w:t>0</w:t>
            </w:r>
          </w:p>
        </w:tc>
      </w:tr>
      <w:tr w:rsidR="002C1673" w:rsidTr="002C1673">
        <w:trPr>
          <w:jc w:val="center"/>
        </w:trPr>
        <w:tc>
          <w:tcPr>
            <w:tcW w:w="1154" w:type="pct"/>
          </w:tcPr>
          <w:p w:rsidR="002C1673" w:rsidRDefault="002C1673" w:rsidP="002C1673">
            <w:pPr>
              <w:jc w:val="center"/>
              <w:rPr>
                <w:rFonts w:ascii="宋体" w:hAnsi="宋体"/>
              </w:rPr>
            </w:pPr>
            <w:r>
              <w:rPr>
                <w:rFonts w:ascii="宋体" w:hAnsi="宋体" w:hint="eastAsia"/>
              </w:rPr>
              <w:t>电阻R</w:t>
            </w:r>
            <w:r>
              <w:rPr>
                <w:rFonts w:ascii="宋体" w:hAnsi="宋体" w:hint="eastAsia"/>
                <w:vertAlign w:val="subscript"/>
              </w:rPr>
              <w:t>T</w:t>
            </w:r>
            <w:r>
              <w:rPr>
                <w:rFonts w:ascii="宋体" w:hAnsi="宋体"/>
              </w:rPr>
              <w:t>(</w:t>
            </w:r>
            <w:r>
              <w:rPr>
                <w:rFonts w:ascii="宋体" w:hAnsi="宋体" w:hint="eastAsia"/>
              </w:rPr>
              <w:t>Ω</w:t>
            </w:r>
            <w:r>
              <w:rPr>
                <w:rFonts w:ascii="宋体" w:hAnsi="宋体"/>
              </w:rPr>
              <w:t>)</w:t>
            </w:r>
          </w:p>
        </w:tc>
        <w:tc>
          <w:tcPr>
            <w:tcW w:w="769" w:type="pct"/>
          </w:tcPr>
          <w:p w:rsidR="002C1673" w:rsidRDefault="002C1673" w:rsidP="002C1673">
            <w:pPr>
              <w:jc w:val="center"/>
              <w:rPr>
                <w:rFonts w:ascii="宋体" w:hAnsi="宋体"/>
              </w:rPr>
            </w:pPr>
            <w:r>
              <w:rPr>
                <w:rFonts w:ascii="宋体" w:hAnsi="宋体"/>
              </w:rPr>
              <w:t>2220.1</w:t>
            </w:r>
          </w:p>
        </w:tc>
        <w:tc>
          <w:tcPr>
            <w:tcW w:w="769" w:type="pct"/>
          </w:tcPr>
          <w:p w:rsidR="002C1673" w:rsidRDefault="002C1673" w:rsidP="002C1673">
            <w:pPr>
              <w:jc w:val="center"/>
              <w:rPr>
                <w:rFonts w:ascii="宋体" w:hAnsi="宋体"/>
              </w:rPr>
            </w:pPr>
            <w:r>
              <w:rPr>
                <w:rFonts w:ascii="宋体" w:hAnsi="宋体"/>
              </w:rPr>
              <w:t>1803.8</w:t>
            </w:r>
          </w:p>
        </w:tc>
        <w:tc>
          <w:tcPr>
            <w:tcW w:w="769" w:type="pct"/>
          </w:tcPr>
          <w:p w:rsidR="002C1673" w:rsidRDefault="002C1673" w:rsidP="002C1673">
            <w:pPr>
              <w:jc w:val="center"/>
              <w:rPr>
                <w:rFonts w:ascii="宋体" w:hAnsi="宋体"/>
              </w:rPr>
            </w:pPr>
            <w:r>
              <w:rPr>
                <w:rFonts w:ascii="宋体" w:hAnsi="宋体"/>
              </w:rPr>
              <w:t>1479.5</w:t>
            </w:r>
          </w:p>
        </w:tc>
        <w:tc>
          <w:tcPr>
            <w:tcW w:w="769" w:type="pct"/>
          </w:tcPr>
          <w:p w:rsidR="002C1673" w:rsidRDefault="002C1673" w:rsidP="002C1673">
            <w:pPr>
              <w:jc w:val="center"/>
              <w:rPr>
                <w:rFonts w:ascii="宋体" w:hAnsi="宋体"/>
              </w:rPr>
            </w:pPr>
            <w:r>
              <w:rPr>
                <w:rFonts w:ascii="宋体" w:hAnsi="宋体"/>
              </w:rPr>
              <w:t>1214.0</w:t>
            </w:r>
          </w:p>
        </w:tc>
        <w:tc>
          <w:tcPr>
            <w:tcW w:w="769" w:type="pct"/>
          </w:tcPr>
          <w:p w:rsidR="002C1673" w:rsidRDefault="002C1673" w:rsidP="002C1673">
            <w:pPr>
              <w:jc w:val="center"/>
              <w:rPr>
                <w:rFonts w:ascii="宋体" w:hAnsi="宋体"/>
              </w:rPr>
            </w:pPr>
            <w:r>
              <w:rPr>
                <w:rFonts w:ascii="宋体" w:hAnsi="宋体"/>
              </w:rPr>
              <w:t>1006.2</w:t>
            </w:r>
          </w:p>
        </w:tc>
      </w:tr>
    </w:tbl>
    <w:p w:rsidR="002C1673" w:rsidRDefault="002C1673" w:rsidP="00C51E0B">
      <w:pPr>
        <w:jc w:val="center"/>
        <w:rPr>
          <w:rFonts w:ascii="宋体" w:hAnsi="宋体"/>
        </w:rPr>
      </w:pPr>
    </w:p>
    <w:p w:rsidR="00026DD1" w:rsidRDefault="00026DD1" w:rsidP="00026DD1">
      <w:pPr>
        <w:ind w:firstLineChars="200" w:firstLine="420"/>
        <w:jc w:val="left"/>
        <w:rPr>
          <w:rFonts w:ascii="宋体" w:hAnsi="宋体"/>
        </w:rPr>
      </w:pPr>
      <w:r>
        <w:rPr>
          <w:rFonts w:ascii="宋体" w:hAnsi="宋体" w:hint="eastAsia"/>
        </w:rPr>
        <w:t>直接对点进行光滑连接，可观察到热敏电阻的温度特性。</w:t>
      </w:r>
    </w:p>
    <w:p w:rsidR="00C51E0B" w:rsidRDefault="00F80D96" w:rsidP="002C1673">
      <w:pPr>
        <w:rPr>
          <w:rFonts w:ascii="宋体" w:hAnsi="宋体"/>
        </w:rPr>
      </w:pPr>
      <w:r>
        <w:rPr>
          <w:rFonts w:ascii="宋体" w:hAnsi="宋体"/>
          <w:noProof/>
        </w:rPr>
        <w:drawing>
          <wp:inline distT="0" distB="0" distL="0" distR="0" wp14:anchorId="534EF36B" wp14:editId="16DD1FE6">
            <wp:extent cx="6115050" cy="1962150"/>
            <wp:effectExtent l="0" t="0" r="0" b="0"/>
            <wp:docPr id="7" name="图片 7" descr="C:\Users\LFZ\AppData\Local\Microsoft\Windows\INetCache\Content.Word\3-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FZ\AppData\Local\Microsoft\Windows\INetCache\Content.Word\3-1.bmp"/>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115050" cy="1962150"/>
                    </a:xfrm>
                    <a:prstGeom prst="rect">
                      <a:avLst/>
                    </a:prstGeom>
                    <a:noFill/>
                    <a:ln>
                      <a:noFill/>
                    </a:ln>
                  </pic:spPr>
                </pic:pic>
              </a:graphicData>
            </a:graphic>
          </wp:inline>
        </w:drawing>
      </w:r>
    </w:p>
    <w:p w:rsidR="00F80D96" w:rsidRDefault="00F80D96" w:rsidP="00F80D96">
      <w:pPr>
        <w:ind w:firstLineChars="200" w:firstLine="420"/>
        <w:rPr>
          <w:rFonts w:ascii="宋体" w:hAnsi="宋体"/>
        </w:rPr>
      </w:pPr>
    </w:p>
    <w:p w:rsidR="00F80D96" w:rsidRDefault="00F80D96" w:rsidP="00F80D96">
      <w:pPr>
        <w:ind w:firstLineChars="200" w:firstLine="420"/>
        <w:rPr>
          <w:rFonts w:ascii="宋体" w:hAnsi="宋体" w:hint="eastAsia"/>
        </w:rPr>
      </w:pPr>
      <w:r>
        <w:rPr>
          <w:rFonts w:ascii="宋体" w:hAnsi="宋体" w:hint="eastAsia"/>
        </w:rPr>
        <w:t>再绘制</w:t>
      </w:r>
      <w:r>
        <w:rPr>
          <w:rFonts w:ascii="宋体" w:hAnsi="宋体" w:hint="eastAsia"/>
        </w:rPr>
        <w:t>l</w:t>
      </w:r>
      <w:r>
        <w:rPr>
          <w:rFonts w:ascii="宋体" w:hAnsi="宋体"/>
        </w:rPr>
        <w:t>nR</w:t>
      </w:r>
      <w:r w:rsidRPr="00405B5A">
        <w:rPr>
          <w:rFonts w:ascii="宋体" w:hAnsi="宋体"/>
          <w:vertAlign w:val="subscript"/>
        </w:rPr>
        <w:t>T</w:t>
      </w:r>
      <w:r>
        <w:rPr>
          <w:rFonts w:ascii="宋体" w:hAnsi="宋体"/>
        </w:rPr>
        <w:t>-1/T</w:t>
      </w:r>
      <w:r>
        <w:rPr>
          <w:rFonts w:ascii="宋体" w:hAnsi="宋体" w:hint="eastAsia"/>
        </w:rPr>
        <w:t>曲线</w:t>
      </w:r>
      <w:r>
        <w:rPr>
          <w:rFonts w:ascii="宋体" w:hAnsi="宋体" w:hint="eastAsia"/>
        </w:rPr>
        <w:t>：</w:t>
      </w:r>
      <w:bookmarkStart w:id="2" w:name="_GoBack"/>
      <w:bookmarkEnd w:id="2"/>
    </w:p>
    <w:p w:rsidR="00C51E0B" w:rsidRDefault="00C51E0B" w:rsidP="00C51E0B">
      <w:pPr>
        <w:jc w:val="center"/>
        <w:rPr>
          <w:rFonts w:ascii="宋体" w:hAnsi="宋体"/>
        </w:rPr>
      </w:pPr>
      <w:r>
        <w:rPr>
          <w:rFonts w:ascii="宋体" w:hAnsi="宋体"/>
          <w:noProof/>
        </w:rPr>
        <w:drawing>
          <wp:inline distT="0" distB="0" distL="0" distR="0">
            <wp:extent cx="6115050" cy="2000250"/>
            <wp:effectExtent l="0" t="0" r="0" b="0"/>
            <wp:docPr id="8" name="图片 8" descr="C:\Users\LFZ\AppData\Local\Microsoft\Windows\INetCache\Content.Word\3-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FZ\AppData\Local\Microsoft\Windows\INetCache\Content.Word\3-2.bmp"/>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115050" cy="2000250"/>
                    </a:xfrm>
                    <a:prstGeom prst="rect">
                      <a:avLst/>
                    </a:prstGeom>
                    <a:noFill/>
                    <a:ln>
                      <a:noFill/>
                    </a:ln>
                  </pic:spPr>
                </pic:pic>
              </a:graphicData>
            </a:graphic>
          </wp:inline>
        </w:drawing>
      </w:r>
    </w:p>
    <w:p w:rsidR="00C51E0B" w:rsidRDefault="00C51E0B" w:rsidP="00C51E0B">
      <w:pPr>
        <w:jc w:val="center"/>
        <w:rPr>
          <w:rFonts w:ascii="宋体" w:hAnsi="宋体"/>
        </w:rPr>
      </w:pPr>
      <w:r>
        <w:rPr>
          <w:rFonts w:ascii="宋体" w:hAnsi="宋体"/>
          <w:noProof/>
        </w:rPr>
        <w:drawing>
          <wp:inline distT="0" distB="0" distL="0" distR="0">
            <wp:extent cx="3553209" cy="2552700"/>
            <wp:effectExtent l="0" t="0" r="9525" b="0"/>
            <wp:docPr id="9" name="图片 9" descr="C:\Users\LFZ\AppData\Local\Microsoft\Windows\INetCache\Content.Word\3-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FZ\AppData\Local\Microsoft\Windows\INetCache\Content.Word\3-3.bmp"/>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54353" cy="2553522"/>
                    </a:xfrm>
                    <a:prstGeom prst="rect">
                      <a:avLst/>
                    </a:prstGeom>
                    <a:noFill/>
                    <a:ln>
                      <a:noFill/>
                    </a:ln>
                  </pic:spPr>
                </pic:pic>
              </a:graphicData>
            </a:graphic>
          </wp:inline>
        </w:drawing>
      </w:r>
    </w:p>
    <w:p w:rsidR="00445A20" w:rsidRDefault="00026DD1" w:rsidP="00445A20">
      <w:pPr>
        <w:ind w:firstLineChars="200" w:firstLine="420"/>
        <w:rPr>
          <w:rFonts w:ascii="宋体" w:hAnsi="宋体"/>
        </w:rPr>
      </w:pPr>
      <w:r>
        <w:rPr>
          <w:rFonts w:ascii="宋体" w:hAnsi="宋体" w:hint="eastAsia"/>
        </w:rPr>
        <w:t>通过线性拟合可得</w:t>
      </w:r>
      <w:r w:rsidR="00445A20">
        <w:rPr>
          <w:rFonts w:ascii="宋体" w:hAnsi="宋体" w:hint="eastAsia"/>
        </w:rPr>
        <w:t>直线的</w:t>
      </w:r>
      <w:r w:rsidR="00B26D69">
        <w:rPr>
          <w:rFonts w:ascii="宋体" w:hAnsi="宋体" w:hint="eastAsia"/>
        </w:rPr>
        <w:t>斜率</w:t>
      </w:r>
      <m:oMath>
        <m:r>
          <m:rPr>
            <m:sty m:val="p"/>
          </m:rPr>
          <w:rPr>
            <w:rFonts w:ascii="Cambria Math" w:hAnsi="Cambria Math" w:hint="eastAsia"/>
          </w:rPr>
          <m:t>p</m:t>
        </m:r>
        <m:r>
          <m:rPr>
            <m:sty m:val="p"/>
          </m:rPr>
          <w:rPr>
            <w:rFonts w:ascii="Cambria Math" w:hAnsi="Cambria Math"/>
          </w:rPr>
          <m:t>1=3845</m:t>
        </m:r>
      </m:oMath>
      <w:r w:rsidR="00445A20">
        <w:rPr>
          <w:rFonts w:ascii="宋体" w:hAnsi="宋体" w:hint="eastAsia"/>
        </w:rPr>
        <w:t>，截距</w:t>
      </w:r>
      <m:oMath>
        <m:r>
          <m:rPr>
            <m:sty m:val="p"/>
          </m:rPr>
          <w:rPr>
            <w:rFonts w:ascii="Cambria Math" w:hAnsi="Cambria Math" w:hint="eastAsia"/>
          </w:rPr>
          <m:t>p</m:t>
        </m:r>
        <m:r>
          <m:rPr>
            <m:sty m:val="p"/>
          </m:rPr>
          <w:rPr>
            <w:rFonts w:ascii="Cambria Math" w:hAnsi="Cambria Math"/>
          </w:rPr>
          <m:t>1=</m:t>
        </m:r>
        <m:r>
          <m:rPr>
            <m:sty m:val="p"/>
          </m:rPr>
          <w:rPr>
            <w:rFonts w:ascii="微软雅黑" w:eastAsia="微软雅黑" w:hAnsi="微软雅黑" w:cs="微软雅黑" w:hint="eastAsia"/>
          </w:rPr>
          <m:t>-</m:t>
        </m:r>
        <m:r>
          <m:rPr>
            <m:sty m:val="p"/>
          </m:rPr>
          <w:rPr>
            <w:rFonts w:ascii="Cambria Math" w:hAnsi="Cambria Math"/>
          </w:rPr>
          <m:t>4.982</m:t>
        </m:r>
      </m:oMath>
      <w:r w:rsidR="00445A20">
        <w:rPr>
          <w:rFonts w:ascii="宋体" w:hAnsi="宋体" w:hint="eastAsia"/>
        </w:rPr>
        <w:t>。</w:t>
      </w:r>
    </w:p>
    <w:p w:rsidR="00445A20" w:rsidRDefault="00445A20" w:rsidP="00445A20">
      <w:pPr>
        <w:ind w:firstLineChars="200" w:firstLine="420"/>
        <w:rPr>
          <w:rFonts w:ascii="宋体" w:hAnsi="宋体"/>
        </w:rPr>
      </w:pPr>
      <w:r>
        <w:rPr>
          <w:rFonts w:ascii="宋体" w:hAnsi="宋体" w:hint="eastAsia"/>
        </w:rPr>
        <w:t>由式</w:t>
      </w:r>
      <m:oMath>
        <m:r>
          <m:rPr>
            <m:sty m:val="p"/>
          </m:rPr>
          <w:rPr>
            <w:rFonts w:ascii="Cambria Math" w:hAnsi="Cambria Math" w:hint="eastAsia"/>
          </w:rPr>
          <m:t>ln</m:t>
        </m:r>
        <m:sSub>
          <m:sSubPr>
            <m:ctrlPr>
              <w:rPr>
                <w:rFonts w:ascii="Cambria Math" w:hAnsi="Cambria Math"/>
              </w:rPr>
            </m:ctrlPr>
          </m:sSubPr>
          <m:e>
            <m:r>
              <w:rPr>
                <w:rFonts w:ascii="Cambria Math" w:hAnsi="Cambria Math" w:hint="eastAsia"/>
              </w:rPr>
              <m:t>R</m:t>
            </m:r>
          </m:e>
          <m:sub>
            <m:r>
              <w:rPr>
                <w:rFonts w:ascii="Cambria Math" w:hAnsi="Cambria Math"/>
              </w:rPr>
              <m:t>T</m:t>
            </m:r>
          </m:sub>
        </m:sSub>
        <m:r>
          <w:rPr>
            <w:rFonts w:ascii="Cambria Math" w:hAnsi="Cambria Math"/>
          </w:rPr>
          <m:t>=lnA+</m:t>
        </m:r>
        <m:f>
          <m:fPr>
            <m:ctrlPr>
              <w:rPr>
                <w:rFonts w:ascii="Cambria Math" w:hAnsi="Cambria Math"/>
                <w:i/>
              </w:rPr>
            </m:ctrlPr>
          </m:fPr>
          <m:num>
            <m:r>
              <w:rPr>
                <w:rFonts w:ascii="Cambria Math" w:hAnsi="Cambria Math"/>
              </w:rPr>
              <m:t>B</m:t>
            </m:r>
          </m:num>
          <m:den>
            <m:r>
              <w:rPr>
                <w:rFonts w:ascii="Cambria Math" w:hAnsi="Cambria Math"/>
              </w:rPr>
              <m:t>T</m:t>
            </m:r>
          </m:den>
        </m:f>
      </m:oMath>
      <w:r>
        <w:rPr>
          <w:rFonts w:ascii="宋体" w:hAnsi="宋体" w:hint="eastAsia"/>
        </w:rPr>
        <w:t>，可得B</w:t>
      </w:r>
      <w:r>
        <w:rPr>
          <w:rFonts w:ascii="宋体" w:hAnsi="宋体"/>
        </w:rPr>
        <w:t>=3845</w:t>
      </w:r>
      <w:r>
        <w:rPr>
          <w:rFonts w:ascii="宋体" w:hAnsi="宋体" w:hint="eastAsia"/>
        </w:rPr>
        <w:t>，A=</w:t>
      </w:r>
      <w:r>
        <w:rPr>
          <w:rFonts w:ascii="宋体" w:hAnsi="宋体"/>
        </w:rPr>
        <w:t>0.00686</w:t>
      </w:r>
      <w:r>
        <w:rPr>
          <w:rFonts w:ascii="宋体" w:hAnsi="宋体" w:hint="eastAsia"/>
        </w:rPr>
        <w:t>。</w:t>
      </w:r>
    </w:p>
    <w:p w:rsidR="002C1673" w:rsidRPr="002C1673" w:rsidRDefault="002C1673" w:rsidP="002C1673">
      <w:pPr>
        <w:rPr>
          <w:rFonts w:ascii="宋体" w:hAnsi="宋体"/>
          <w:b/>
          <w:sz w:val="22"/>
        </w:rPr>
      </w:pPr>
      <w:r w:rsidRPr="002C1673">
        <w:rPr>
          <w:rFonts w:ascii="宋体" w:hAnsi="宋体"/>
          <w:b/>
          <w:sz w:val="22"/>
        </w:rPr>
        <w:lastRenderedPageBreak/>
        <w:t>4.非平衡电桥热敏电阻温度计的设计</w:t>
      </w:r>
    </w:p>
    <w:p w:rsidR="002C1673" w:rsidRPr="00085F9D" w:rsidRDefault="002C1673" w:rsidP="002C1673">
      <w:pPr>
        <w:rPr>
          <w:rFonts w:ascii="宋体" w:hAnsi="宋体"/>
        </w:rPr>
      </w:pPr>
      <w:r w:rsidRPr="00085F9D">
        <w:rPr>
          <w:rFonts w:ascii="宋体" w:hAnsi="宋体" w:hint="eastAsia"/>
        </w:rPr>
        <w:t>温度区间：</w:t>
      </w:r>
      <w:r>
        <w:rPr>
          <w:rFonts w:ascii="宋体" w:hAnsi="宋体"/>
        </w:rPr>
        <w:t>30</w:t>
      </w:r>
      <m:oMath>
        <m:r>
          <m:rPr>
            <m:sty m:val="p"/>
          </m:rPr>
          <w:rPr>
            <w:rFonts w:ascii="Cambria Math" w:hAnsi="Cambria Math"/>
          </w:rPr>
          <m:t>℃</m:t>
        </m:r>
      </m:oMath>
      <w:r w:rsidRPr="00085F9D">
        <w:rPr>
          <w:rFonts w:ascii="宋体" w:hAnsi="宋体"/>
        </w:rPr>
        <w:t>—</w:t>
      </w:r>
      <w:r>
        <w:rPr>
          <w:rFonts w:ascii="宋体" w:hAnsi="宋体"/>
        </w:rPr>
        <w:t>50</w:t>
      </w:r>
      <m:oMath>
        <m:r>
          <m:rPr>
            <m:sty m:val="p"/>
          </m:rPr>
          <w:rPr>
            <w:rFonts w:ascii="Cambria Math" w:hAnsi="Cambria Math"/>
          </w:rPr>
          <m:t>℃</m:t>
        </m:r>
      </m:oMath>
      <w:r>
        <w:rPr>
          <w:rFonts w:ascii="宋体" w:hAnsi="宋体" w:hint="eastAsia"/>
        </w:rPr>
        <w:t>；</w:t>
      </w:r>
    </w:p>
    <w:p w:rsidR="002C1673" w:rsidRPr="00085F9D" w:rsidRDefault="002C1673" w:rsidP="002C1673">
      <w:pPr>
        <w:rPr>
          <w:rFonts w:ascii="宋体" w:hAnsi="宋体"/>
        </w:rPr>
      </w:pPr>
      <w:r w:rsidRPr="00085F9D">
        <w:rPr>
          <w:rFonts w:ascii="宋体" w:hAnsi="宋体" w:hint="eastAsia"/>
        </w:rPr>
        <w:t>热敏电阻特性常数：</w:t>
      </w:r>
      <w:r w:rsidRPr="00085F9D">
        <w:rPr>
          <w:rFonts w:ascii="宋体" w:hAnsi="宋体"/>
        </w:rPr>
        <w:t>A=</w:t>
      </w:r>
      <w:r>
        <w:rPr>
          <w:rFonts w:ascii="宋体" w:hAnsi="宋体"/>
        </w:rPr>
        <w:t>0.0062</w:t>
      </w:r>
      <w:r w:rsidRPr="00085F9D">
        <w:rPr>
          <w:rFonts w:ascii="宋体" w:hAnsi="宋体"/>
        </w:rPr>
        <w:t>，B=3</w:t>
      </w:r>
      <w:r>
        <w:rPr>
          <w:rFonts w:ascii="宋体" w:hAnsi="宋体"/>
        </w:rPr>
        <w:t>876.25</w:t>
      </w:r>
      <w:r w:rsidRPr="00085F9D">
        <w:rPr>
          <w:rFonts w:ascii="宋体" w:hAnsi="宋体"/>
        </w:rPr>
        <w:t>；</w:t>
      </w:r>
    </w:p>
    <w:p w:rsidR="002C1673" w:rsidRPr="00085F9D" w:rsidRDefault="002C1673" w:rsidP="002C1673">
      <w:pPr>
        <w:rPr>
          <w:rFonts w:ascii="宋体" w:hAnsi="宋体"/>
        </w:rPr>
      </w:pPr>
      <w:r w:rsidRPr="00085F9D">
        <w:rPr>
          <w:rFonts w:ascii="宋体" w:hAnsi="宋体" w:hint="eastAsia"/>
        </w:rPr>
        <w:t>表头参数选择：</w:t>
      </w:r>
      <m:oMath>
        <m:r>
          <m:rPr>
            <m:sty m:val="p"/>
          </m:rPr>
          <w:rPr>
            <w:rFonts w:ascii="Cambria Math" w:hAnsi="Cambria Math"/>
          </w:rPr>
          <m:t>λ</m:t>
        </m:r>
      </m:oMath>
      <w:r w:rsidRPr="00085F9D">
        <w:rPr>
          <w:rFonts w:ascii="宋体" w:hAnsi="宋体"/>
        </w:rPr>
        <w:t xml:space="preserve"> =-0.4</w:t>
      </w:r>
      <w:r>
        <w:rPr>
          <w:rFonts w:ascii="宋体" w:hAnsi="宋体" w:hint="eastAsia"/>
        </w:rPr>
        <w:t>V</w:t>
      </w:r>
      <w:r w:rsidRPr="00085F9D">
        <w:rPr>
          <w:rFonts w:ascii="宋体" w:hAnsi="宋体"/>
        </w:rPr>
        <w:t>，m=-0.01</w:t>
      </w:r>
      <m:oMath>
        <m:r>
          <m:rPr>
            <m:sty m:val="p"/>
          </m:rPr>
          <w:rPr>
            <w:rFonts w:ascii="Cambria Math" w:hAnsi="Cambria Math"/>
          </w:rPr>
          <m:t>V/℃</m:t>
        </m:r>
      </m:oMath>
      <w:r w:rsidRPr="00085F9D">
        <w:rPr>
          <w:rFonts w:ascii="宋体" w:hAnsi="宋体"/>
        </w:rPr>
        <w:t>；</w:t>
      </w:r>
    </w:p>
    <w:p w:rsidR="002C1673" w:rsidRPr="00085F9D" w:rsidRDefault="002C1673" w:rsidP="002C1673">
      <w:pPr>
        <w:rPr>
          <w:rFonts w:ascii="宋体" w:hAnsi="宋体"/>
        </w:rPr>
      </w:pPr>
      <w:r w:rsidRPr="00085F9D">
        <w:rPr>
          <w:rFonts w:ascii="宋体" w:hAnsi="宋体" w:hint="eastAsia"/>
        </w:rPr>
        <w:t>电源工作电压：</w:t>
      </w:r>
      <w:r w:rsidRPr="00085F9D">
        <w:rPr>
          <w:rFonts w:ascii="宋体" w:hAnsi="宋体"/>
        </w:rPr>
        <w:t>E=</w:t>
      </w:r>
      <w:r>
        <w:rPr>
          <w:rFonts w:ascii="宋体" w:hAnsi="宋体"/>
        </w:rPr>
        <w:t>1.038</w:t>
      </w:r>
      <w:r w:rsidRPr="00085F9D">
        <w:rPr>
          <w:rFonts w:ascii="宋体" w:hAnsi="宋体"/>
        </w:rPr>
        <w:t>V，R</w:t>
      </w:r>
      <w:r w:rsidRPr="00085F9D">
        <w:rPr>
          <w:rFonts w:ascii="宋体" w:hAnsi="宋体"/>
          <w:vertAlign w:val="subscript"/>
        </w:rPr>
        <w:t>2</w:t>
      </w:r>
      <w:r w:rsidRPr="00085F9D">
        <w:rPr>
          <w:rFonts w:ascii="宋体" w:hAnsi="宋体"/>
        </w:rPr>
        <w:t>=</w:t>
      </w:r>
      <w:r>
        <w:rPr>
          <w:rFonts w:ascii="宋体" w:hAnsi="宋体"/>
        </w:rPr>
        <w:t>1068.08</w:t>
      </w:r>
      <w:r>
        <w:rPr>
          <w:rFonts w:ascii="宋体" w:hAnsi="宋体" w:hint="eastAsia"/>
        </w:rPr>
        <w:t>Ω</w:t>
      </w:r>
      <w:r w:rsidRPr="00085F9D">
        <w:rPr>
          <w:rFonts w:ascii="宋体" w:hAnsi="宋体"/>
        </w:rPr>
        <w:t>，R1/R3=</w:t>
      </w:r>
      <w:r w:rsidRPr="00085F9D">
        <w:rPr>
          <w:rFonts w:ascii="宋体" w:hAnsi="宋体"/>
        </w:rPr>
        <w:tab/>
        <w:t>0.0</w:t>
      </w:r>
      <w:r>
        <w:rPr>
          <w:rFonts w:ascii="宋体" w:hAnsi="宋体"/>
        </w:rPr>
        <w:t>584</w:t>
      </w:r>
      <w:r w:rsidRPr="00085F9D">
        <w:rPr>
          <w:rFonts w:ascii="宋体" w:hAnsi="宋体"/>
        </w:rPr>
        <w:t>；</w:t>
      </w:r>
    </w:p>
    <w:p w:rsidR="002C1673" w:rsidRDefault="002C1673" w:rsidP="002C1673">
      <w:pPr>
        <w:rPr>
          <w:rFonts w:ascii="宋体" w:hAnsi="宋体"/>
        </w:rPr>
      </w:pPr>
      <w:r w:rsidRPr="00085F9D">
        <w:rPr>
          <w:rFonts w:ascii="宋体" w:hAnsi="宋体" w:hint="eastAsia"/>
        </w:rPr>
        <w:t>实际值：</w:t>
      </w:r>
      <w:r w:rsidRPr="00085F9D">
        <w:rPr>
          <w:rFonts w:ascii="宋体" w:hAnsi="宋体"/>
        </w:rPr>
        <w:t>R</w:t>
      </w:r>
      <w:r w:rsidRPr="00085F9D">
        <w:rPr>
          <w:rFonts w:ascii="宋体" w:hAnsi="宋体"/>
          <w:vertAlign w:val="subscript"/>
        </w:rPr>
        <w:t>2</w:t>
      </w:r>
      <w:r w:rsidRPr="00085F9D">
        <w:rPr>
          <w:rFonts w:ascii="宋体" w:hAnsi="宋体"/>
        </w:rPr>
        <w:t>=</w:t>
      </w:r>
      <w:r>
        <w:rPr>
          <w:rFonts w:ascii="宋体" w:hAnsi="宋体"/>
        </w:rPr>
        <w:t>1171</w:t>
      </w:r>
      <w:r w:rsidRPr="00085F9D">
        <w:rPr>
          <w:rFonts w:ascii="宋体" w:hAnsi="宋体"/>
        </w:rPr>
        <w:t>Ω，R</w:t>
      </w:r>
      <w:r w:rsidRPr="00085F9D">
        <w:rPr>
          <w:rFonts w:ascii="宋体" w:hAnsi="宋体"/>
          <w:vertAlign w:val="subscript"/>
        </w:rPr>
        <w:t>1</w:t>
      </w:r>
      <w:r w:rsidRPr="00085F9D">
        <w:rPr>
          <w:rFonts w:ascii="宋体" w:hAnsi="宋体"/>
        </w:rPr>
        <w:t>=</w:t>
      </w:r>
      <w:r>
        <w:rPr>
          <w:rFonts w:ascii="宋体" w:hAnsi="宋体"/>
        </w:rPr>
        <w:t>60</w:t>
      </w:r>
      <w:r w:rsidRPr="00085F9D">
        <w:rPr>
          <w:rFonts w:ascii="宋体" w:hAnsi="宋体"/>
        </w:rPr>
        <w:t>Ω,R3=</w:t>
      </w:r>
      <w:r>
        <w:rPr>
          <w:rFonts w:ascii="宋体" w:hAnsi="宋体"/>
        </w:rPr>
        <w:t>1000</w:t>
      </w:r>
      <w:r w:rsidRPr="00085F9D">
        <w:rPr>
          <w:rFonts w:ascii="宋体" w:hAnsi="宋体"/>
        </w:rPr>
        <w:t>Ω</w:t>
      </w:r>
      <w:r>
        <w:rPr>
          <w:rFonts w:ascii="宋体" w:hAnsi="宋体" w:hint="eastAsia"/>
        </w:rPr>
        <w:t>。</w:t>
      </w:r>
    </w:p>
    <w:tbl>
      <w:tblPr>
        <w:tblStyle w:val="a7"/>
        <w:tblW w:w="5000" w:type="pct"/>
        <w:tblLook w:val="04A0" w:firstRow="1" w:lastRow="0" w:firstColumn="1" w:lastColumn="0" w:noHBand="0" w:noVBand="1"/>
      </w:tblPr>
      <w:tblGrid>
        <w:gridCol w:w="3340"/>
        <w:gridCol w:w="1258"/>
        <w:gridCol w:w="1258"/>
        <w:gridCol w:w="1258"/>
        <w:gridCol w:w="1257"/>
        <w:gridCol w:w="1257"/>
      </w:tblGrid>
      <w:tr w:rsidR="002C1673" w:rsidTr="002C1673">
        <w:tc>
          <w:tcPr>
            <w:tcW w:w="1734" w:type="pct"/>
          </w:tcPr>
          <w:p w:rsidR="002C1673" w:rsidRDefault="002C1673" w:rsidP="002C1673">
            <w:pPr>
              <w:jc w:val="center"/>
              <w:rPr>
                <w:rFonts w:ascii="宋体" w:hAnsi="宋体"/>
              </w:rPr>
            </w:pPr>
            <w:r>
              <w:rPr>
                <w:rFonts w:ascii="宋体" w:hAnsi="宋体" w:hint="eastAsia"/>
              </w:rPr>
              <w:t>设定温度t</w:t>
            </w:r>
            <w:r>
              <w:rPr>
                <w:rFonts w:ascii="宋体" w:hAnsi="宋体"/>
              </w:rPr>
              <w:t>(</w:t>
            </w:r>
            <m:oMath>
              <m:r>
                <m:rPr>
                  <m:sty m:val="p"/>
                </m:rPr>
                <w:rPr>
                  <w:rFonts w:ascii="Cambria Math" w:hAnsi="Cambria Math"/>
                </w:rPr>
                <m:t>℃</m:t>
              </m:r>
            </m:oMath>
            <w:r>
              <w:rPr>
                <w:rFonts w:ascii="宋体" w:hAnsi="宋体"/>
              </w:rPr>
              <w:t>)</w:t>
            </w:r>
          </w:p>
        </w:tc>
        <w:tc>
          <w:tcPr>
            <w:tcW w:w="653" w:type="pct"/>
          </w:tcPr>
          <w:p w:rsidR="002C1673" w:rsidRDefault="002C1673" w:rsidP="002C1673">
            <w:pPr>
              <w:jc w:val="center"/>
              <w:rPr>
                <w:rFonts w:ascii="宋体" w:hAnsi="宋体"/>
              </w:rPr>
            </w:pPr>
            <w:r>
              <w:rPr>
                <w:rFonts w:ascii="宋体" w:hAnsi="宋体" w:hint="eastAsia"/>
              </w:rPr>
              <w:t>3</w:t>
            </w:r>
            <w:r>
              <w:rPr>
                <w:rFonts w:ascii="宋体" w:hAnsi="宋体"/>
              </w:rPr>
              <w:t>0</w:t>
            </w:r>
          </w:p>
        </w:tc>
        <w:tc>
          <w:tcPr>
            <w:tcW w:w="653" w:type="pct"/>
          </w:tcPr>
          <w:p w:rsidR="002C1673" w:rsidRDefault="002C1673" w:rsidP="002C1673">
            <w:pPr>
              <w:jc w:val="center"/>
              <w:rPr>
                <w:rFonts w:ascii="宋体" w:hAnsi="宋体"/>
              </w:rPr>
            </w:pPr>
            <w:r>
              <w:rPr>
                <w:rFonts w:ascii="宋体" w:hAnsi="宋体" w:hint="eastAsia"/>
              </w:rPr>
              <w:t>3</w:t>
            </w:r>
            <w:r>
              <w:rPr>
                <w:rFonts w:ascii="宋体" w:hAnsi="宋体"/>
              </w:rPr>
              <w:t>5</w:t>
            </w:r>
          </w:p>
        </w:tc>
        <w:tc>
          <w:tcPr>
            <w:tcW w:w="653" w:type="pct"/>
          </w:tcPr>
          <w:p w:rsidR="002C1673" w:rsidRDefault="002C1673" w:rsidP="002C1673">
            <w:pPr>
              <w:jc w:val="center"/>
              <w:rPr>
                <w:rFonts w:ascii="宋体" w:hAnsi="宋体"/>
              </w:rPr>
            </w:pPr>
            <w:r>
              <w:rPr>
                <w:rFonts w:ascii="宋体" w:hAnsi="宋体" w:hint="eastAsia"/>
              </w:rPr>
              <w:t>4</w:t>
            </w:r>
            <w:r>
              <w:rPr>
                <w:rFonts w:ascii="宋体" w:hAnsi="宋体"/>
              </w:rPr>
              <w:t>0</w:t>
            </w:r>
          </w:p>
        </w:tc>
        <w:tc>
          <w:tcPr>
            <w:tcW w:w="653" w:type="pct"/>
          </w:tcPr>
          <w:p w:rsidR="002C1673" w:rsidRDefault="002C1673" w:rsidP="002C1673">
            <w:pPr>
              <w:jc w:val="center"/>
              <w:rPr>
                <w:rFonts w:ascii="宋体" w:hAnsi="宋体"/>
              </w:rPr>
            </w:pPr>
            <w:r>
              <w:rPr>
                <w:rFonts w:ascii="宋体" w:hAnsi="宋体" w:hint="eastAsia"/>
              </w:rPr>
              <w:t>4</w:t>
            </w:r>
            <w:r>
              <w:rPr>
                <w:rFonts w:ascii="宋体" w:hAnsi="宋体"/>
              </w:rPr>
              <w:t>5</w:t>
            </w:r>
          </w:p>
        </w:tc>
        <w:tc>
          <w:tcPr>
            <w:tcW w:w="653" w:type="pct"/>
          </w:tcPr>
          <w:p w:rsidR="002C1673" w:rsidRDefault="002C1673" w:rsidP="002C1673">
            <w:pPr>
              <w:jc w:val="center"/>
              <w:rPr>
                <w:rFonts w:ascii="宋体" w:hAnsi="宋体"/>
              </w:rPr>
            </w:pPr>
            <w:r>
              <w:rPr>
                <w:rFonts w:ascii="宋体" w:hAnsi="宋体" w:hint="eastAsia"/>
              </w:rPr>
              <w:t>5</w:t>
            </w:r>
            <w:r>
              <w:rPr>
                <w:rFonts w:ascii="宋体" w:hAnsi="宋体"/>
              </w:rPr>
              <w:t>0</w:t>
            </w:r>
          </w:p>
        </w:tc>
      </w:tr>
      <w:tr w:rsidR="002C1673" w:rsidTr="002C1673">
        <w:tc>
          <w:tcPr>
            <w:tcW w:w="1734" w:type="pct"/>
          </w:tcPr>
          <w:p w:rsidR="002C1673" w:rsidRDefault="002C1673" w:rsidP="002C1673">
            <w:pPr>
              <w:jc w:val="center"/>
              <w:rPr>
                <w:rFonts w:ascii="宋体" w:hAnsi="宋体"/>
              </w:rPr>
            </w:pPr>
            <w:r>
              <w:rPr>
                <w:rFonts w:ascii="宋体" w:hAnsi="宋体" w:hint="eastAsia"/>
              </w:rPr>
              <w:t>测试电压U</w:t>
            </w:r>
            <w:r w:rsidRPr="00085F9D">
              <w:rPr>
                <w:rFonts w:ascii="宋体" w:hAnsi="宋体"/>
                <w:vertAlign w:val="subscript"/>
              </w:rPr>
              <w:t>0</w:t>
            </w:r>
            <w:r>
              <w:rPr>
                <w:rFonts w:ascii="宋体" w:hAnsi="宋体"/>
              </w:rPr>
              <w:t>(mV)</w:t>
            </w:r>
          </w:p>
        </w:tc>
        <w:tc>
          <w:tcPr>
            <w:tcW w:w="653" w:type="pct"/>
          </w:tcPr>
          <w:p w:rsidR="002C1673" w:rsidRDefault="002C1673" w:rsidP="002C1673">
            <w:pPr>
              <w:jc w:val="center"/>
              <w:rPr>
                <w:rFonts w:ascii="宋体" w:hAnsi="宋体"/>
              </w:rPr>
            </w:pPr>
            <w:r>
              <w:rPr>
                <w:rFonts w:ascii="宋体" w:hAnsi="宋体" w:hint="eastAsia"/>
              </w:rPr>
              <w:t>-</w:t>
            </w:r>
            <w:r>
              <w:rPr>
                <w:rFonts w:ascii="宋体" w:hAnsi="宋体"/>
              </w:rPr>
              <w:t>299</w:t>
            </w:r>
          </w:p>
        </w:tc>
        <w:tc>
          <w:tcPr>
            <w:tcW w:w="653" w:type="pct"/>
          </w:tcPr>
          <w:p w:rsidR="002C1673" w:rsidRDefault="002C1673" w:rsidP="002C1673">
            <w:pPr>
              <w:jc w:val="center"/>
              <w:rPr>
                <w:rFonts w:ascii="宋体" w:hAnsi="宋体"/>
              </w:rPr>
            </w:pPr>
            <w:r>
              <w:rPr>
                <w:rFonts w:ascii="宋体" w:hAnsi="宋体" w:hint="eastAsia"/>
              </w:rPr>
              <w:t>-</w:t>
            </w:r>
            <w:r>
              <w:rPr>
                <w:rFonts w:ascii="宋体" w:hAnsi="宋体"/>
              </w:rPr>
              <w:t>350</w:t>
            </w:r>
          </w:p>
        </w:tc>
        <w:tc>
          <w:tcPr>
            <w:tcW w:w="653" w:type="pct"/>
          </w:tcPr>
          <w:p w:rsidR="002C1673" w:rsidRDefault="002C1673" w:rsidP="002C1673">
            <w:pPr>
              <w:jc w:val="center"/>
              <w:rPr>
                <w:rFonts w:ascii="宋体" w:hAnsi="宋体"/>
              </w:rPr>
            </w:pPr>
            <w:r>
              <w:rPr>
                <w:rFonts w:ascii="宋体" w:hAnsi="宋体" w:hint="eastAsia"/>
              </w:rPr>
              <w:t>-</w:t>
            </w:r>
            <w:r>
              <w:rPr>
                <w:rFonts w:ascii="宋体" w:hAnsi="宋体"/>
              </w:rPr>
              <w:t>400</w:t>
            </w:r>
          </w:p>
        </w:tc>
        <w:tc>
          <w:tcPr>
            <w:tcW w:w="653" w:type="pct"/>
          </w:tcPr>
          <w:p w:rsidR="002C1673" w:rsidRDefault="002C1673" w:rsidP="002C1673">
            <w:pPr>
              <w:jc w:val="center"/>
              <w:rPr>
                <w:rFonts w:ascii="宋体" w:hAnsi="宋体"/>
              </w:rPr>
            </w:pPr>
            <w:r>
              <w:rPr>
                <w:rFonts w:ascii="宋体" w:hAnsi="宋体" w:hint="eastAsia"/>
              </w:rPr>
              <w:t>-</w:t>
            </w:r>
            <w:r>
              <w:rPr>
                <w:rFonts w:ascii="宋体" w:hAnsi="宋体"/>
              </w:rPr>
              <w:t>450</w:t>
            </w:r>
          </w:p>
        </w:tc>
        <w:tc>
          <w:tcPr>
            <w:tcW w:w="653" w:type="pct"/>
          </w:tcPr>
          <w:p w:rsidR="002C1673" w:rsidRDefault="002C1673" w:rsidP="002C1673">
            <w:pPr>
              <w:jc w:val="center"/>
              <w:rPr>
                <w:rFonts w:ascii="宋体" w:hAnsi="宋体"/>
              </w:rPr>
            </w:pPr>
            <w:r>
              <w:rPr>
                <w:rFonts w:ascii="宋体" w:hAnsi="宋体" w:hint="eastAsia"/>
              </w:rPr>
              <w:t>-</w:t>
            </w:r>
            <w:r>
              <w:rPr>
                <w:rFonts w:ascii="宋体" w:hAnsi="宋体"/>
              </w:rPr>
              <w:t>500</w:t>
            </w:r>
          </w:p>
        </w:tc>
      </w:tr>
      <w:tr w:rsidR="002C1673" w:rsidTr="002C1673">
        <w:tc>
          <w:tcPr>
            <w:tcW w:w="1734" w:type="pct"/>
          </w:tcPr>
          <w:p w:rsidR="002C1673" w:rsidRDefault="002C1673" w:rsidP="002C1673">
            <w:pPr>
              <w:jc w:val="center"/>
              <w:rPr>
                <w:rFonts w:ascii="宋体" w:hAnsi="宋体"/>
              </w:rPr>
            </w:pPr>
            <w:r>
              <w:rPr>
                <w:rFonts w:ascii="宋体" w:hAnsi="宋体" w:hint="eastAsia"/>
              </w:rPr>
              <w:t>测试温度(</w:t>
            </w:r>
            <m:oMath>
              <m:r>
                <m:rPr>
                  <m:sty m:val="p"/>
                </m:rPr>
                <w:rPr>
                  <w:rFonts w:ascii="Cambria Math" w:hAnsi="Cambria Math"/>
                </w:rPr>
                <m:t>℃</m:t>
              </m:r>
            </m:oMath>
            <w:r>
              <w:rPr>
                <w:rFonts w:ascii="宋体" w:hAnsi="宋体"/>
              </w:rPr>
              <w:t>)</w:t>
            </w:r>
          </w:p>
        </w:tc>
        <w:tc>
          <w:tcPr>
            <w:tcW w:w="653" w:type="pct"/>
          </w:tcPr>
          <w:p w:rsidR="002C1673" w:rsidRDefault="002C1673" w:rsidP="002C1673">
            <w:pPr>
              <w:jc w:val="center"/>
              <w:rPr>
                <w:rFonts w:ascii="宋体" w:hAnsi="宋体"/>
              </w:rPr>
            </w:pPr>
            <w:r>
              <w:rPr>
                <w:rFonts w:ascii="宋体" w:hAnsi="宋体" w:hint="eastAsia"/>
              </w:rPr>
              <w:t>2</w:t>
            </w:r>
            <w:r>
              <w:rPr>
                <w:rFonts w:ascii="宋体" w:hAnsi="宋体"/>
              </w:rPr>
              <w:t>9.9</w:t>
            </w:r>
          </w:p>
        </w:tc>
        <w:tc>
          <w:tcPr>
            <w:tcW w:w="653" w:type="pct"/>
          </w:tcPr>
          <w:p w:rsidR="002C1673" w:rsidRDefault="002C1673" w:rsidP="002C1673">
            <w:pPr>
              <w:jc w:val="center"/>
              <w:rPr>
                <w:rFonts w:ascii="宋体" w:hAnsi="宋体"/>
              </w:rPr>
            </w:pPr>
            <w:r>
              <w:rPr>
                <w:rFonts w:ascii="宋体" w:hAnsi="宋体" w:hint="eastAsia"/>
              </w:rPr>
              <w:t>3</w:t>
            </w:r>
            <w:r>
              <w:rPr>
                <w:rFonts w:ascii="宋体" w:hAnsi="宋体"/>
              </w:rPr>
              <w:t>5.0</w:t>
            </w:r>
          </w:p>
        </w:tc>
        <w:tc>
          <w:tcPr>
            <w:tcW w:w="653" w:type="pct"/>
          </w:tcPr>
          <w:p w:rsidR="002C1673" w:rsidRDefault="002C1673" w:rsidP="002C1673">
            <w:pPr>
              <w:jc w:val="center"/>
              <w:rPr>
                <w:rFonts w:ascii="宋体" w:hAnsi="宋体"/>
              </w:rPr>
            </w:pPr>
            <w:r>
              <w:rPr>
                <w:rFonts w:ascii="宋体" w:hAnsi="宋体" w:hint="eastAsia"/>
              </w:rPr>
              <w:t>4</w:t>
            </w:r>
            <w:r>
              <w:rPr>
                <w:rFonts w:ascii="宋体" w:hAnsi="宋体"/>
              </w:rPr>
              <w:t>0.0</w:t>
            </w:r>
          </w:p>
        </w:tc>
        <w:tc>
          <w:tcPr>
            <w:tcW w:w="653" w:type="pct"/>
          </w:tcPr>
          <w:p w:rsidR="002C1673" w:rsidRDefault="002C1673" w:rsidP="002C1673">
            <w:pPr>
              <w:jc w:val="center"/>
              <w:rPr>
                <w:rFonts w:ascii="宋体" w:hAnsi="宋体"/>
              </w:rPr>
            </w:pPr>
            <w:r>
              <w:rPr>
                <w:rFonts w:ascii="宋体" w:hAnsi="宋体" w:hint="eastAsia"/>
              </w:rPr>
              <w:t>4</w:t>
            </w:r>
            <w:r>
              <w:rPr>
                <w:rFonts w:ascii="宋体" w:hAnsi="宋体"/>
              </w:rPr>
              <w:t>5.0</w:t>
            </w:r>
          </w:p>
        </w:tc>
        <w:tc>
          <w:tcPr>
            <w:tcW w:w="653" w:type="pct"/>
          </w:tcPr>
          <w:p w:rsidR="002C1673" w:rsidRDefault="002C1673" w:rsidP="002C1673">
            <w:pPr>
              <w:jc w:val="center"/>
              <w:rPr>
                <w:rFonts w:ascii="宋体" w:hAnsi="宋体"/>
              </w:rPr>
            </w:pPr>
            <w:r>
              <w:rPr>
                <w:rFonts w:ascii="宋体" w:hAnsi="宋体" w:hint="eastAsia"/>
              </w:rPr>
              <w:t>5</w:t>
            </w:r>
            <w:r>
              <w:rPr>
                <w:rFonts w:ascii="宋体" w:hAnsi="宋体"/>
              </w:rPr>
              <w:t>0.0</w:t>
            </w:r>
          </w:p>
        </w:tc>
      </w:tr>
    </w:tbl>
    <w:p w:rsidR="00F80D96" w:rsidRDefault="00F80D96" w:rsidP="002C1673">
      <w:pPr>
        <w:rPr>
          <w:rFonts w:ascii="宋体" w:hAnsi="宋体"/>
          <w:b/>
        </w:rPr>
      </w:pPr>
    </w:p>
    <w:p w:rsidR="002C1673" w:rsidRPr="00F80D96" w:rsidRDefault="00F80D96" w:rsidP="002C1673">
      <w:pPr>
        <w:rPr>
          <w:rFonts w:ascii="宋体" w:hAnsi="宋体"/>
          <w:b/>
        </w:rPr>
      </w:pPr>
      <w:r w:rsidRPr="00F80D96">
        <w:rPr>
          <w:rFonts w:ascii="宋体" w:hAnsi="宋体" w:hint="eastAsia"/>
          <w:b/>
        </w:rPr>
        <w:t>计算中使用的公式：</w:t>
      </w:r>
    </w:p>
    <w:p w:rsidR="002C1673" w:rsidRDefault="002C1673" w:rsidP="002C1673">
      <w:pPr>
        <w:rPr>
          <w:rFonts w:ascii="宋体" w:hAnsi="宋体"/>
        </w:rPr>
      </w:pPr>
      <w:r>
        <w:rPr>
          <w:rFonts w:ascii="宋体" w:hAnsi="宋体" w:hint="eastAsia"/>
        </w:rPr>
        <w:t>热敏电阻温度计：</w:t>
      </w:r>
      <m:oMath>
        <m:sSub>
          <m:sSubPr>
            <m:ctrlPr>
              <w:rPr>
                <w:rFonts w:ascii="Cambria Math" w:hAnsi="Cambria Math"/>
              </w:rPr>
            </m:ctrlPr>
          </m:sSubPr>
          <m:e>
            <m:r>
              <w:rPr>
                <w:rFonts w:ascii="Cambria Math" w:hAnsi="Cambria Math" w:hint="eastAsia"/>
              </w:rPr>
              <m:t>U</m:t>
            </m:r>
          </m:e>
          <m:sub>
            <m:r>
              <w:rPr>
                <w:rFonts w:ascii="Cambria Math" w:hAnsi="Cambria Math"/>
              </w:rPr>
              <m:t>0</m:t>
            </m:r>
          </m:sub>
        </m:sSub>
        <m:r>
          <w:rPr>
            <w:rFonts w:ascii="Cambria Math" w:hAnsi="Cambria Math"/>
          </w:rPr>
          <m:t>=λ+m(t-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oMath>
      <w:r>
        <w:rPr>
          <w:rFonts w:ascii="宋体" w:hAnsi="宋体" w:hint="eastAsia"/>
        </w:rPr>
        <w:t>，式中</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hint="eastAsia"/>
          </w:rPr>
          <m:t>=</m:t>
        </m:r>
        <m:r>
          <w:rPr>
            <w:rFonts w:ascii="Cambria Math" w:hAnsi="Cambria Math"/>
          </w:rPr>
          <m:t>40℃</m:t>
        </m:r>
      </m:oMath>
      <w:r>
        <w:rPr>
          <w:rFonts w:ascii="宋体" w:hAnsi="宋体" w:hint="eastAsia"/>
        </w:rPr>
        <w:t>(所测温度区间的中心值</w:t>
      </w:r>
      <w:r>
        <w:rPr>
          <w:rFonts w:ascii="宋体" w:hAnsi="宋体"/>
        </w:rPr>
        <w:t>)</w:t>
      </w:r>
    </w:p>
    <w:p w:rsidR="002C1673" w:rsidRDefault="002C1673" w:rsidP="002C1673">
      <w:pPr>
        <w:rPr>
          <w:rFonts w:ascii="宋体" w:hAnsi="宋体"/>
        </w:rPr>
      </w:pPr>
      <m:oMath>
        <m:r>
          <m:rPr>
            <m:sty m:val="p"/>
          </m:rPr>
          <w:rPr>
            <w:rFonts w:ascii="Cambria Math" w:hAnsi="Cambria Math"/>
          </w:rPr>
          <m:t>E=(</m:t>
        </m:r>
        <m:f>
          <m:fPr>
            <m:ctrlPr>
              <w:rPr>
                <w:rFonts w:ascii="Cambria Math" w:hAnsi="Cambria Math"/>
              </w:rPr>
            </m:ctrlPr>
          </m:fPr>
          <m:num>
            <m:r>
              <w:rPr>
                <w:rFonts w:ascii="Cambria Math" w:hAnsi="Cambria Math"/>
              </w:rPr>
              <m:t>4B</m:t>
            </m:r>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2</m:t>
                </m:r>
              </m:sup>
            </m:sSubSup>
          </m:num>
          <m:den>
            <m:r>
              <w:rPr>
                <w:rFonts w:ascii="Cambria Math" w:hAnsi="Cambria Math"/>
              </w:rPr>
              <m:t>4</m:t>
            </m:r>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m:rPr>
            <m:sty m:val="p"/>
          </m:rPr>
          <w:rPr>
            <w:rFonts w:ascii="Cambria Math" w:hAnsi="Cambria Math"/>
          </w:rPr>
          <m:t>)m</m:t>
        </m:r>
      </m:oMath>
      <w:r>
        <w:rPr>
          <w:rFonts w:ascii="宋体" w:hAnsi="宋体" w:hint="eastAsia"/>
        </w:rPr>
        <w:t>，其中</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hint="eastAsia"/>
          </w:rPr>
          <m:t>=</m:t>
        </m:r>
        <m:r>
          <w:rPr>
            <w:rFonts w:ascii="Cambria Math" w:hAnsi="Cambria Math"/>
          </w:rPr>
          <m:t>273</m:t>
        </m:r>
        <m:r>
          <w:rPr>
            <w:rFonts w:ascii="Cambria Math" w:hAnsi="Cambria Math" w:hint="eastAsia"/>
          </w:rPr>
          <m:t>+</m:t>
        </m:r>
        <m:r>
          <w:rPr>
            <w:rFonts w:ascii="Cambria Math" w:hAnsi="Cambria Math"/>
          </w:rPr>
          <m:t>40</m:t>
        </m:r>
        <m:r>
          <w:rPr>
            <w:rFonts w:ascii="Cambria Math" w:hAnsi="Cambria Math" w:hint="eastAsia"/>
          </w:rPr>
          <m:t>=</m:t>
        </m:r>
        <m:r>
          <w:rPr>
            <w:rFonts w:ascii="Cambria Math" w:hAnsi="Cambria Math"/>
          </w:rPr>
          <m:t>313</m:t>
        </m:r>
        <m:r>
          <w:rPr>
            <w:rFonts w:ascii="Cambria Math" w:hAnsi="Cambria Math" w:hint="eastAsia"/>
          </w:rPr>
          <m:t>K</m:t>
        </m:r>
      </m:oMath>
    </w:p>
    <w:p w:rsidR="002C1673" w:rsidRDefault="008B5E37" w:rsidP="002C1673">
      <w:pPr>
        <w:rPr>
          <w:rFonts w:ascii="宋体" w:hAnsi="宋体"/>
        </w:rPr>
      </w:pPr>
      <m:oMath>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B-2</m:t>
            </m:r>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b+2</m:t>
            </m:r>
            <m:sSub>
              <m:sSubPr>
                <m:ctrlPr>
                  <w:rPr>
                    <w:rFonts w:ascii="Cambria Math" w:hAnsi="Cambria Math"/>
                    <w:i/>
                  </w:rPr>
                </m:ctrlPr>
              </m:sSubPr>
              <m:e>
                <m:r>
                  <w:rPr>
                    <w:rFonts w:ascii="Cambria Math" w:hAnsi="Cambria Math"/>
                  </w:rPr>
                  <m:t>T</m:t>
                </m:r>
              </m:e>
              <m:sub>
                <m:r>
                  <w:rPr>
                    <w:rFonts w:ascii="Cambria Math" w:hAnsi="Cambria Math"/>
                  </w:rPr>
                  <m:t>1</m:t>
                </m:r>
              </m:sub>
            </m:sSub>
          </m:den>
        </m:f>
        <m:sSub>
          <m:sSubPr>
            <m:ctrlPr>
              <w:rPr>
                <w:rFonts w:ascii="Cambria Math" w:hAnsi="Cambria Math"/>
                <w:i/>
              </w:rPr>
            </m:ctrlPr>
          </m:sSubPr>
          <m:e>
            <m:r>
              <w:rPr>
                <w:rFonts w:ascii="Cambria Math" w:hAnsi="Cambria Math"/>
              </w:rPr>
              <m:t>R</m:t>
            </m:r>
          </m:e>
          <m:sub>
            <m:r>
              <w:rPr>
                <w:rFonts w:ascii="Cambria Math" w:hAnsi="Cambria Math"/>
              </w:rPr>
              <m:t>xT1</m:t>
            </m:r>
          </m:sub>
        </m:sSub>
      </m:oMath>
      <w:r w:rsidR="002C1673">
        <w:rPr>
          <w:rFonts w:ascii="宋体" w:hAnsi="宋体" w:hint="eastAsia"/>
        </w:rPr>
        <w:t>(</w:t>
      </w:r>
      <m:oMath>
        <m:sSub>
          <m:sSubPr>
            <m:ctrlPr>
              <w:rPr>
                <w:rFonts w:ascii="Cambria Math" w:hAnsi="Cambria Math"/>
                <w:i/>
              </w:rPr>
            </m:ctrlPr>
          </m:sSubPr>
          <m:e>
            <m:r>
              <w:rPr>
                <w:rFonts w:ascii="Cambria Math" w:hAnsi="Cambria Math"/>
              </w:rPr>
              <m:t>R</m:t>
            </m:r>
          </m:e>
          <m:sub>
            <m:r>
              <w:rPr>
                <w:rFonts w:ascii="Cambria Math" w:hAnsi="Cambria Math"/>
              </w:rPr>
              <m:t>xT1</m:t>
            </m:r>
          </m:sub>
        </m:sSub>
      </m:oMath>
      <w:r w:rsidR="002C1673">
        <w:rPr>
          <w:rFonts w:ascii="宋体" w:hAnsi="宋体" w:hint="eastAsia"/>
        </w:rPr>
        <w:t>为在温度</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C1673">
        <w:rPr>
          <w:rFonts w:ascii="宋体" w:hAnsi="宋体" w:hint="eastAsia"/>
        </w:rPr>
        <w:t>时热敏电阻的电阻</w:t>
      </w:r>
      <w:r w:rsidR="002C1673">
        <w:rPr>
          <w:rFonts w:ascii="宋体" w:hAnsi="宋体"/>
        </w:rPr>
        <w:t>)</w:t>
      </w:r>
    </w:p>
    <w:p w:rsidR="002C1673" w:rsidRPr="002B1665" w:rsidRDefault="008B5E37" w:rsidP="002C1673">
      <w:pPr>
        <w:rPr>
          <w:rFonts w:ascii="宋体" w:hAnsi="宋体"/>
        </w:rPr>
      </w:pPr>
      <m:oMathPara>
        <m:oMathParaPr>
          <m:jc m:val="left"/>
        </m:oMathParaPr>
        <m:oMath>
          <m:f>
            <m:fPr>
              <m:ctrlPr>
                <w:rPr>
                  <w:rFonts w:ascii="Cambria Math" w:hAnsi="Cambria Math"/>
                </w:rPr>
              </m:ctrlPr>
            </m:fPr>
            <m:num>
              <m:sSub>
                <m:sSubPr>
                  <m:ctrlPr>
                    <w:rPr>
                      <w:rFonts w:ascii="Cambria Math" w:hAnsi="Cambria Math"/>
                      <w:i/>
                    </w:rPr>
                  </m:ctrlPr>
                </m:sSubPr>
                <m:e>
                  <m:r>
                    <w:rPr>
                      <w:rFonts w:ascii="Cambria Math" w:hAnsi="Cambria Math" w:hint="eastAsia"/>
                    </w:rPr>
                    <m:t>R</m:t>
                  </m:r>
                </m:e>
                <m:sub>
                  <m:r>
                    <w:rPr>
                      <w:rFonts w:ascii="Cambria Math" w:hAnsi="Cambria Math"/>
                    </w:rPr>
                    <m:t>1</m:t>
                  </m:r>
                </m:sub>
              </m:sSub>
            </m:num>
            <m:den>
              <m:sSub>
                <m:sSubPr>
                  <m:ctrlPr>
                    <w:rPr>
                      <w:rFonts w:ascii="Cambria Math" w:hAnsi="Cambria Math"/>
                      <w:i/>
                    </w:rPr>
                  </m:ctrlPr>
                </m:sSubPr>
                <m:e>
                  <m:r>
                    <w:rPr>
                      <w:rFonts w:ascii="Cambria Math" w:hAnsi="Cambria Math" w:hint="eastAsia"/>
                    </w:rPr>
                    <m:t>R</m:t>
                  </m:r>
                </m:e>
                <m:sub>
                  <m:r>
                    <w:rPr>
                      <w:rFonts w:ascii="Cambria Math" w:hAnsi="Cambria Math"/>
                    </w:rPr>
                    <m:t>3</m:t>
                  </m:r>
                </m:sub>
              </m:sSub>
            </m:den>
          </m:f>
          <m:r>
            <w:rPr>
              <w:rFonts w:ascii="Cambria Math" w:hAnsi="Cambria Math" w:hint="eastAsia"/>
            </w:rPr>
            <m:t>=</m:t>
          </m:r>
          <m:f>
            <m:fPr>
              <m:ctrlPr>
                <w:rPr>
                  <w:rFonts w:ascii="Cambria Math" w:hAnsi="Cambria Math"/>
                  <w:i/>
                </w:rPr>
              </m:ctrlPr>
            </m:fPr>
            <m:num>
              <m:r>
                <w:rPr>
                  <w:rFonts w:ascii="Cambria Math" w:hAnsi="Cambria Math"/>
                </w:rPr>
                <m:t>2</m:t>
              </m:r>
              <m:r>
                <w:rPr>
                  <w:rFonts w:ascii="Cambria Math" w:hAnsi="Cambria Math" w:hint="eastAsia"/>
                </w:rPr>
                <m:t>BE</m:t>
              </m:r>
            </m:num>
            <m:den>
              <m:d>
                <m:dPr>
                  <m:ctrlPr>
                    <w:rPr>
                      <w:rFonts w:ascii="Cambria Math" w:hAnsi="Cambria Math"/>
                      <w:i/>
                    </w:rPr>
                  </m:ctrlPr>
                </m:dPr>
                <m:e>
                  <m:r>
                    <w:rPr>
                      <w:rFonts w:ascii="Cambria Math" w:hAnsi="Cambria Math"/>
                    </w:rPr>
                    <m:t>B+2</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E-2Bλ</m:t>
              </m:r>
            </m:den>
          </m:f>
          <m:r>
            <w:rPr>
              <w:rFonts w:ascii="Cambria Math" w:hAnsi="Cambria Math"/>
            </w:rPr>
            <m:t>-1</m:t>
          </m:r>
        </m:oMath>
      </m:oMathPara>
    </w:p>
    <w:p w:rsidR="00086DE3" w:rsidRPr="00CB2EBB" w:rsidRDefault="00086DE3" w:rsidP="00086DE3">
      <w:pPr>
        <w:rPr>
          <w:rFonts w:ascii="宋体" w:hAnsi="宋体"/>
        </w:rPr>
      </w:pPr>
    </w:p>
    <w:p w:rsidR="00086DE3" w:rsidRDefault="00086DE3" w:rsidP="00086DE3">
      <w:pPr>
        <w:pStyle w:val="ab"/>
        <w:spacing w:beforeLines="50" w:before="156" w:afterLines="50" w:after="156"/>
        <w:ind w:firstLineChars="0" w:firstLine="0"/>
        <w:outlineLvl w:val="1"/>
        <w:rPr>
          <w:b/>
          <w:sz w:val="28"/>
          <w:szCs w:val="28"/>
        </w:rPr>
      </w:pPr>
      <w:r>
        <w:rPr>
          <w:rFonts w:hint="eastAsia"/>
          <w:b/>
          <w:sz w:val="28"/>
          <w:szCs w:val="28"/>
        </w:rPr>
        <w:t>五</w:t>
      </w:r>
      <w:r w:rsidRPr="00113D98">
        <w:rPr>
          <w:rFonts w:hint="eastAsia"/>
          <w:b/>
          <w:sz w:val="28"/>
          <w:szCs w:val="28"/>
        </w:rPr>
        <w:t>、</w:t>
      </w:r>
      <w:r>
        <w:rPr>
          <w:rFonts w:hint="eastAsia"/>
          <w:b/>
          <w:sz w:val="28"/>
          <w:szCs w:val="28"/>
        </w:rPr>
        <w:t>实验结果</w:t>
      </w:r>
    </w:p>
    <w:p w:rsidR="00F80D96" w:rsidRDefault="00F80D96" w:rsidP="00F80D96">
      <w:pPr>
        <w:ind w:firstLineChars="200" w:firstLine="420"/>
        <w:rPr>
          <w:rFonts w:ascii="宋体" w:hAnsi="宋体"/>
        </w:rPr>
      </w:pPr>
      <w:r>
        <w:rPr>
          <w:rFonts w:ascii="宋体" w:hAnsi="宋体" w:hint="eastAsia"/>
        </w:rPr>
        <w:t>实验测得：</w:t>
      </w:r>
    </w:p>
    <w:p w:rsidR="00F80D96" w:rsidRDefault="00F80D96" w:rsidP="00F80D96">
      <w:pPr>
        <w:ind w:firstLineChars="200" w:firstLine="420"/>
        <w:rPr>
          <w:rFonts w:ascii="宋体" w:hAnsi="宋体"/>
          <w:szCs w:val="21"/>
        </w:rPr>
      </w:pPr>
      <w:r>
        <w:rPr>
          <w:rFonts w:ascii="宋体" w:hAnsi="宋体" w:hint="eastAsia"/>
          <w:szCs w:val="21"/>
        </w:rPr>
        <w:t>热电偶的温差电系数</w:t>
      </w:r>
      <m:oMath>
        <m:r>
          <w:rPr>
            <w:rFonts w:ascii="Cambria Math" w:hAnsi="Cambria Math"/>
            <w:szCs w:val="21"/>
          </w:rPr>
          <m:t>α</m:t>
        </m:r>
        <m:r>
          <w:rPr>
            <w:rFonts w:ascii="Cambria Math" w:hAnsi="Cambria Math" w:hint="eastAsia"/>
            <w:szCs w:val="21"/>
          </w:rPr>
          <m:t>=</m:t>
        </m:r>
        <m:r>
          <w:rPr>
            <w:rFonts w:ascii="Cambria Math" w:hAnsi="Cambria Math"/>
            <w:szCs w:val="21"/>
          </w:rPr>
          <m:t>0.03787</m:t>
        </m:r>
        <m:r>
          <m:rPr>
            <m:sty m:val="p"/>
          </m:rPr>
          <w:rPr>
            <w:rFonts w:ascii="Cambria Math" w:hAnsi="Cambria Math" w:hint="eastAsia"/>
            <w:szCs w:val="21"/>
          </w:rPr>
          <m:t>mV</m:t>
        </m:r>
        <m:r>
          <m:rPr>
            <m:sty m:val="p"/>
          </m:rPr>
          <w:rPr>
            <w:rFonts w:ascii="Cambria Math" w:hAnsi="Cambria Math"/>
            <w:szCs w:val="21"/>
          </w:rPr>
          <m:t>/℃</m:t>
        </m:r>
      </m:oMath>
    </w:p>
    <w:p w:rsidR="00F80D96" w:rsidRDefault="00F80D96" w:rsidP="00F80D96">
      <w:pPr>
        <w:ind w:firstLineChars="200" w:firstLine="420"/>
        <w:rPr>
          <w:rFonts w:ascii="宋体" w:hAnsi="宋体"/>
        </w:rPr>
      </w:pPr>
      <w:r>
        <w:rPr>
          <w:rFonts w:ascii="宋体" w:hAnsi="宋体" w:hint="eastAsia"/>
        </w:rPr>
        <w:t>铜电阻</w:t>
      </w:r>
      <m:oMath>
        <m:sSub>
          <m:sSubPr>
            <m:ctrlPr>
              <w:rPr>
                <w:rFonts w:ascii="Cambria Math" w:hAnsi="Cambria Math"/>
                <w:i/>
              </w:rPr>
            </m:ctrlPr>
          </m:sSubPr>
          <m:e>
            <m:r>
              <w:rPr>
                <w:rFonts w:ascii="Cambria Math" w:hAnsi="Cambria Math"/>
              </w:rPr>
              <m:t>R</m:t>
            </m:r>
          </m:e>
          <m:sub>
            <m:r>
              <w:rPr>
                <w:rFonts w:ascii="Cambria Math" w:hAnsi="Cambria Math"/>
              </w:rPr>
              <m:t>x0</m:t>
            </m:r>
          </m:sub>
        </m:sSub>
        <m:r>
          <w:rPr>
            <w:rFonts w:ascii="Cambria Math" w:hAnsi="Cambria Math" w:hint="eastAsia"/>
          </w:rPr>
          <m:t>=</m:t>
        </m:r>
        <m:r>
          <w:rPr>
            <w:rFonts w:ascii="Cambria Math" w:hAnsi="Cambria Math"/>
          </w:rPr>
          <m:t>51.55</m:t>
        </m:r>
        <m:r>
          <m:rPr>
            <m:sty m:val="p"/>
          </m:rPr>
          <w:rPr>
            <w:rFonts w:ascii="Cambria Math" w:hAnsi="Cambria Math"/>
          </w:rPr>
          <m:t>Ω</m:t>
        </m:r>
      </m:oMath>
      <w:r>
        <w:rPr>
          <w:rFonts w:ascii="宋体" w:hAnsi="宋体" w:hint="eastAsia"/>
        </w:rPr>
        <w:t>，温度系数</w:t>
      </w:r>
      <m:oMath>
        <m:r>
          <w:rPr>
            <w:rFonts w:ascii="Cambria Math" w:hAnsi="Cambria Math"/>
          </w:rPr>
          <m:t>α</m:t>
        </m:r>
        <m:r>
          <w:rPr>
            <w:rFonts w:ascii="Cambria Math" w:hAnsi="Cambria Math" w:hint="eastAsia"/>
          </w:rPr>
          <m:t>=</m:t>
        </m:r>
        <m:r>
          <w:rPr>
            <w:rFonts w:ascii="Cambria Math" w:hAnsi="Cambria Math"/>
          </w:rPr>
          <m:t>0.0042</m:t>
        </m:r>
        <m:sSup>
          <m:sSupPr>
            <m:ctrlPr>
              <w:rPr>
                <w:rFonts w:ascii="Cambria Math" w:hAnsi="Cambria Math"/>
                <w:i/>
              </w:rPr>
            </m:ctrlPr>
          </m:sSupPr>
          <m:e>
            <m:r>
              <w:rPr>
                <w:rFonts w:ascii="Cambria Math" w:hAnsi="Cambria Math"/>
              </w:rPr>
              <m:t>℃</m:t>
            </m:r>
          </m:e>
          <m:sup>
            <m:r>
              <w:rPr>
                <w:rFonts w:ascii="Cambria Math" w:hAnsi="Cambria Math"/>
              </w:rPr>
              <m:t>-1</m:t>
            </m:r>
          </m:sup>
        </m:sSup>
      </m:oMath>
    </w:p>
    <w:p w:rsidR="00F80D96" w:rsidRDefault="00F80D96" w:rsidP="00F80D96">
      <w:pPr>
        <w:ind w:firstLineChars="200" w:firstLine="420"/>
        <w:rPr>
          <w:rFonts w:ascii="宋体" w:hAnsi="宋体"/>
        </w:rPr>
      </w:pPr>
      <w:r>
        <w:rPr>
          <w:rFonts w:ascii="宋体" w:hAnsi="宋体" w:hint="eastAsia"/>
        </w:rPr>
        <w:t>热敏电阻的特性常数A=</w:t>
      </w:r>
      <w:r>
        <w:rPr>
          <w:rFonts w:ascii="宋体" w:hAnsi="宋体"/>
        </w:rPr>
        <w:t>0.00686</w:t>
      </w:r>
      <w:r>
        <w:rPr>
          <w:rFonts w:ascii="宋体" w:hAnsi="宋体" w:hint="eastAsia"/>
        </w:rPr>
        <w:t>，</w:t>
      </w:r>
      <w:r>
        <w:rPr>
          <w:rFonts w:ascii="宋体" w:hAnsi="宋体" w:hint="eastAsia"/>
        </w:rPr>
        <w:t>B</w:t>
      </w:r>
      <w:r>
        <w:rPr>
          <w:rFonts w:ascii="宋体" w:hAnsi="宋体"/>
        </w:rPr>
        <w:t>=3845</w:t>
      </w:r>
    </w:p>
    <w:p w:rsidR="00F80D96" w:rsidRPr="00F80D96" w:rsidRDefault="00F80D96" w:rsidP="00F80D96">
      <w:pPr>
        <w:ind w:firstLineChars="200" w:firstLine="420"/>
        <w:rPr>
          <w:rFonts w:ascii="宋体" w:hAnsi="宋体" w:hint="eastAsia"/>
        </w:rPr>
      </w:pPr>
    </w:p>
    <w:p w:rsidR="00F80D96" w:rsidRDefault="00F80D96" w:rsidP="00F80D96">
      <w:pPr>
        <w:ind w:firstLineChars="200" w:firstLine="420"/>
        <w:rPr>
          <w:rFonts w:ascii="宋体" w:hAnsi="宋体"/>
        </w:rPr>
      </w:pPr>
      <w:r>
        <w:rPr>
          <w:rFonts w:ascii="宋体" w:hAnsi="宋体" w:hint="eastAsia"/>
        </w:rPr>
        <w:t>对于</w:t>
      </w:r>
      <w:r w:rsidRPr="002C1673">
        <w:rPr>
          <w:rFonts w:ascii="宋体" w:hAnsi="宋体"/>
          <w:b/>
          <w:sz w:val="22"/>
        </w:rPr>
        <w:t>非平衡电桥热敏电阻温度计的设计</w:t>
      </w:r>
      <w:r w:rsidRPr="00F80D96">
        <w:rPr>
          <w:rFonts w:ascii="宋体" w:hAnsi="宋体" w:hint="eastAsia"/>
          <w:sz w:val="22"/>
        </w:rPr>
        <w:t>的结果</w:t>
      </w:r>
      <w:r>
        <w:rPr>
          <w:rFonts w:ascii="宋体" w:hAnsi="宋体" w:hint="eastAsia"/>
        </w:rPr>
        <w:t>可以看出，测试温度与设定温度在误差范围内可认为相等，非平衡电桥热敏电阻温度计设计的较为成功。</w:t>
      </w:r>
    </w:p>
    <w:p w:rsidR="00086DE3" w:rsidRPr="00F80D96" w:rsidRDefault="00086DE3" w:rsidP="00086DE3">
      <w:pPr>
        <w:pStyle w:val="ab"/>
        <w:spacing w:beforeLines="50" w:before="156" w:afterLines="50" w:after="156"/>
        <w:ind w:firstLineChars="0" w:firstLine="0"/>
        <w:outlineLvl w:val="1"/>
        <w:rPr>
          <w:rFonts w:ascii="宋体" w:hAnsi="宋体"/>
        </w:rPr>
      </w:pPr>
    </w:p>
    <w:p w:rsidR="00086DE3" w:rsidRDefault="00086DE3" w:rsidP="00086DE3">
      <w:pPr>
        <w:pStyle w:val="ab"/>
        <w:spacing w:beforeLines="50" w:before="156" w:afterLines="50" w:after="156"/>
        <w:ind w:firstLineChars="0" w:firstLine="0"/>
        <w:outlineLvl w:val="1"/>
        <w:rPr>
          <w:b/>
          <w:sz w:val="28"/>
          <w:szCs w:val="28"/>
        </w:rPr>
      </w:pPr>
      <w:r>
        <w:rPr>
          <w:rFonts w:hint="eastAsia"/>
          <w:b/>
          <w:sz w:val="28"/>
          <w:szCs w:val="28"/>
        </w:rPr>
        <w:t>六</w:t>
      </w:r>
      <w:r w:rsidRPr="00113D98">
        <w:rPr>
          <w:rFonts w:hint="eastAsia"/>
          <w:b/>
          <w:sz w:val="28"/>
          <w:szCs w:val="28"/>
        </w:rPr>
        <w:t>、</w:t>
      </w:r>
      <w:r>
        <w:rPr>
          <w:rFonts w:hint="eastAsia"/>
          <w:b/>
          <w:sz w:val="28"/>
          <w:szCs w:val="28"/>
        </w:rPr>
        <w:t>思考题</w:t>
      </w:r>
    </w:p>
    <w:p w:rsidR="002C1673" w:rsidRPr="00824636" w:rsidRDefault="002C1673" w:rsidP="002C1673">
      <w:pPr>
        <w:rPr>
          <w:rFonts w:ascii="宋体" w:hAnsi="宋体"/>
          <w:b/>
        </w:rPr>
      </w:pPr>
      <w:r w:rsidRPr="00824636">
        <w:rPr>
          <w:rFonts w:ascii="宋体" w:hAnsi="宋体" w:hint="eastAsia"/>
          <w:b/>
        </w:rPr>
        <w:t>1</w:t>
      </w:r>
      <w:r w:rsidRPr="00824636">
        <w:rPr>
          <w:rFonts w:ascii="宋体" w:hAnsi="宋体"/>
          <w:b/>
        </w:rPr>
        <w:t>.为什么在低温实验中常用四线式伏安法测温度，而工业仪表中常用非平衡电桥测温度？</w:t>
      </w:r>
    </w:p>
    <w:p w:rsidR="002C1673" w:rsidRPr="00824636" w:rsidRDefault="002C1673" w:rsidP="002C1673">
      <w:pPr>
        <w:rPr>
          <w:rFonts w:ascii="宋体" w:hAnsi="宋体"/>
        </w:rPr>
      </w:pPr>
      <w:r w:rsidRPr="00824636">
        <w:rPr>
          <w:rFonts w:ascii="宋体" w:hAnsi="宋体"/>
        </w:rPr>
        <w:t>因为四线制能够</w:t>
      </w:r>
      <w:r w:rsidRPr="00824636">
        <w:rPr>
          <w:rFonts w:ascii="宋体" w:hAnsi="宋体" w:hint="eastAsia"/>
        </w:rPr>
        <w:t>严格</w:t>
      </w:r>
      <w:r w:rsidRPr="00824636">
        <w:rPr>
          <w:rFonts w:ascii="宋体" w:hAnsi="宋体"/>
        </w:rPr>
        <w:t>的消除线路电阻的影响，因为四根线中，两根通电流，两根作为电压测量的引线，其上流过的电流非常小，线路上没有压降，测量到的就是热敏电阻的真实电压</w:t>
      </w:r>
      <w:r w:rsidRPr="00824636">
        <w:rPr>
          <w:rFonts w:ascii="宋体" w:hAnsi="宋体" w:hint="eastAsia"/>
        </w:rPr>
        <w:t>，</w:t>
      </w:r>
      <w:r w:rsidRPr="00824636">
        <w:rPr>
          <w:rFonts w:ascii="宋体" w:hAnsi="宋体"/>
        </w:rPr>
        <w:t>当四根线的线型一样，长度一样时，接触电阻可以忽略不计，精度很高，适用于低温实验的情况。而三线制非平衡电桥在三根线线型相同，长度相同，且连接时尽量减小接触电阻时，引线的影响基本可以忽略不计，虽然其电压的测量相对四线制有误差，但也较为简便，所以实际应用也比</w:t>
      </w:r>
      <w:r w:rsidRPr="00824636">
        <w:rPr>
          <w:rFonts w:ascii="宋体" w:hAnsi="宋体" w:hint="eastAsia"/>
        </w:rPr>
        <w:t>较广泛，在工业仪表中常用非平衡电桥测温度。</w:t>
      </w:r>
    </w:p>
    <w:p w:rsidR="002C1673" w:rsidRPr="00824636" w:rsidRDefault="002C1673" w:rsidP="002C1673">
      <w:pPr>
        <w:rPr>
          <w:rFonts w:ascii="宋体" w:hAnsi="宋体"/>
        </w:rPr>
      </w:pPr>
    </w:p>
    <w:p w:rsidR="002C1673" w:rsidRPr="00824636" w:rsidRDefault="002C1673" w:rsidP="002C1673">
      <w:pPr>
        <w:rPr>
          <w:rFonts w:ascii="宋体" w:hAnsi="宋体"/>
        </w:rPr>
      </w:pPr>
      <w:r w:rsidRPr="00824636">
        <w:rPr>
          <w:rFonts w:ascii="宋体" w:hAnsi="宋体"/>
          <w:b/>
        </w:rPr>
        <w:t>2</w:t>
      </w:r>
      <w:r w:rsidRPr="00824636">
        <w:rPr>
          <w:rFonts w:ascii="宋体" w:hAnsi="宋体" w:hint="eastAsia"/>
          <w:b/>
        </w:rPr>
        <w:t>.</w:t>
      </w:r>
      <w:r w:rsidRPr="00824636">
        <w:rPr>
          <w:rFonts w:ascii="宋体" w:hAnsi="宋体"/>
          <w:b/>
        </w:rPr>
        <w:t>工业仪表中使用的三线式非平衡电桥测温度是怎么消除引线电阻的？</w:t>
      </w:r>
    </w:p>
    <w:p w:rsidR="002C1673" w:rsidRDefault="002C1673" w:rsidP="002C1673">
      <w:pPr>
        <w:rPr>
          <w:rFonts w:ascii="宋体" w:hAnsi="宋体"/>
        </w:rPr>
      </w:pPr>
      <w:r w:rsidRPr="00824636">
        <w:rPr>
          <w:rFonts w:ascii="宋体" w:hAnsi="宋体"/>
        </w:rPr>
        <w:t>在基本的二线制中增加一根导线用以补偿连接导线的电阻引起的测量误差，即在非平衡电桥中，将导线</w:t>
      </w:r>
      <w:r w:rsidRPr="00824636">
        <w:rPr>
          <w:rFonts w:ascii="宋体" w:hAnsi="宋体" w:hint="eastAsia"/>
        </w:rPr>
        <w:t>中的</w:t>
      </w:r>
      <w:proofErr w:type="gramStart"/>
      <w:r w:rsidRPr="00824636">
        <w:rPr>
          <w:rFonts w:ascii="宋体" w:hAnsi="宋体"/>
        </w:rPr>
        <w:t>一</w:t>
      </w:r>
      <w:proofErr w:type="gramEnd"/>
      <w:r w:rsidRPr="00824636">
        <w:rPr>
          <w:rFonts w:ascii="宋体" w:hAnsi="宋体"/>
        </w:rPr>
        <w:t>根接到电桥的电源端，其余两根分别接到热敏电阻所在</w:t>
      </w:r>
      <w:proofErr w:type="gramStart"/>
      <w:r w:rsidRPr="00824636">
        <w:rPr>
          <w:rFonts w:ascii="宋体" w:hAnsi="宋体"/>
        </w:rPr>
        <w:t>的桥臂</w:t>
      </w:r>
      <w:proofErr w:type="gramEnd"/>
      <w:r w:rsidRPr="00824636">
        <w:rPr>
          <w:rFonts w:ascii="宋体" w:hAnsi="宋体"/>
        </w:rPr>
        <w:t>及与其相邻的桥臂上，这样就可以消除引线电阻。</w:t>
      </w:r>
    </w:p>
    <w:p w:rsidR="00445A20" w:rsidRDefault="00445A20" w:rsidP="002C1673">
      <w:pPr>
        <w:rPr>
          <w:rFonts w:ascii="宋体" w:hAnsi="宋体"/>
        </w:rPr>
      </w:pPr>
    </w:p>
    <w:p w:rsidR="00E93A1A" w:rsidRPr="00113D98" w:rsidRDefault="00C51E0B" w:rsidP="00E93A1A">
      <w:pPr>
        <w:pStyle w:val="ab"/>
        <w:spacing w:beforeLines="50" w:before="156" w:afterLines="50" w:after="156"/>
        <w:ind w:firstLineChars="0" w:firstLine="0"/>
        <w:outlineLvl w:val="1"/>
        <w:rPr>
          <w:b/>
          <w:sz w:val="28"/>
          <w:szCs w:val="28"/>
        </w:rPr>
      </w:pPr>
      <w:r>
        <w:rPr>
          <w:rFonts w:hint="eastAsia"/>
          <w:b/>
          <w:sz w:val="28"/>
          <w:szCs w:val="28"/>
        </w:rPr>
        <w:lastRenderedPageBreak/>
        <w:t>七</w:t>
      </w:r>
      <w:r w:rsidR="00E93A1A" w:rsidRPr="00113D98">
        <w:rPr>
          <w:rFonts w:hint="eastAsia"/>
          <w:b/>
          <w:sz w:val="28"/>
          <w:szCs w:val="28"/>
        </w:rPr>
        <w:t>、实验</w:t>
      </w:r>
      <w:r w:rsidR="00E93A1A">
        <w:rPr>
          <w:rFonts w:hint="eastAsia"/>
          <w:b/>
          <w:sz w:val="28"/>
          <w:szCs w:val="28"/>
        </w:rPr>
        <w:t>感想</w:t>
      </w:r>
    </w:p>
    <w:p w:rsidR="00E93A1A" w:rsidRDefault="00E93A1A" w:rsidP="001A7C2D">
      <w:pPr>
        <w:ind w:firstLineChars="200" w:firstLine="420"/>
        <w:jc w:val="left"/>
        <w:rPr>
          <w:szCs w:val="21"/>
        </w:rPr>
      </w:pPr>
      <w:r w:rsidRPr="00E93A1A">
        <w:rPr>
          <w:rFonts w:hint="eastAsia"/>
          <w:szCs w:val="21"/>
        </w:rPr>
        <w:t>本次</w:t>
      </w:r>
      <w:r>
        <w:rPr>
          <w:rFonts w:hint="eastAsia"/>
          <w:szCs w:val="21"/>
        </w:rPr>
        <w:t>实验的过程较为简单明晰，实验中出现的最大困难即为</w:t>
      </w:r>
      <w:r w:rsidR="00C51E0B" w:rsidRPr="00C51E0B">
        <w:rPr>
          <w:rFonts w:hint="eastAsia"/>
          <w:szCs w:val="21"/>
        </w:rPr>
        <w:t>温控仪</w:t>
      </w:r>
      <w:r>
        <w:rPr>
          <w:rFonts w:hint="eastAsia"/>
          <w:szCs w:val="21"/>
        </w:rPr>
        <w:t>输出不稳定性，导致</w:t>
      </w:r>
      <w:r w:rsidR="00405859">
        <w:rPr>
          <w:rFonts w:hint="eastAsia"/>
          <w:szCs w:val="21"/>
        </w:rPr>
        <w:t>稳定在目标温度的时间较短</w:t>
      </w:r>
      <w:r>
        <w:rPr>
          <w:rFonts w:hint="eastAsia"/>
          <w:szCs w:val="21"/>
        </w:rPr>
        <w:t>。后经逐步摸索，我</w:t>
      </w:r>
      <w:r w:rsidR="00405859">
        <w:rPr>
          <w:rFonts w:hint="eastAsia"/>
          <w:szCs w:val="21"/>
        </w:rPr>
        <w:t>先使用</w:t>
      </w:r>
      <w:r w:rsidR="00405859">
        <w:rPr>
          <w:rFonts w:hint="eastAsia"/>
          <w:szCs w:val="21"/>
        </w:rPr>
        <w:t>0</w:t>
      </w:r>
      <w:r w:rsidR="00405859">
        <w:rPr>
          <w:szCs w:val="21"/>
        </w:rPr>
        <w:t>.5</w:t>
      </w:r>
      <w:r w:rsidR="00405859">
        <w:rPr>
          <w:rFonts w:hint="eastAsia"/>
          <w:szCs w:val="21"/>
        </w:rPr>
        <w:t>A</w:t>
      </w:r>
      <w:r w:rsidR="00405859">
        <w:rPr>
          <w:rFonts w:hint="eastAsia"/>
          <w:szCs w:val="21"/>
        </w:rPr>
        <w:t>左右的电流进行加热，等到目标</w:t>
      </w:r>
      <w:r w:rsidR="001A7C2D">
        <w:rPr>
          <w:rFonts w:hint="eastAsia"/>
          <w:szCs w:val="21"/>
        </w:rPr>
        <w:t>温度附近时，调低加热电流，即可获得较大的实验窗口，提高了实验的效率。</w:t>
      </w:r>
    </w:p>
    <w:p w:rsidR="000C025C" w:rsidRPr="00E93A1A" w:rsidRDefault="000C025C" w:rsidP="001A7C2D">
      <w:pPr>
        <w:ind w:firstLineChars="200" w:firstLine="420"/>
        <w:jc w:val="left"/>
        <w:rPr>
          <w:szCs w:val="21"/>
        </w:rPr>
      </w:pPr>
      <w:r>
        <w:rPr>
          <w:rFonts w:hint="eastAsia"/>
          <w:szCs w:val="21"/>
        </w:rPr>
        <w:t>另外，因为预习的不到位，在</w:t>
      </w:r>
      <w:r w:rsidRPr="000C025C">
        <w:rPr>
          <w:rFonts w:ascii="宋体" w:hAnsi="宋体"/>
          <w:sz w:val="22"/>
        </w:rPr>
        <w:t>非平衡电桥热敏电阻温度计的设计</w:t>
      </w:r>
      <w:r>
        <w:rPr>
          <w:rFonts w:ascii="宋体" w:hAnsi="宋体" w:hint="eastAsia"/>
          <w:sz w:val="22"/>
        </w:rPr>
        <w:t>时，我对于原理的理解不够深，影响了实验的进程。这也提醒我，要在课前认真学习教材的理论推导部分，用理论指导实验。</w:t>
      </w:r>
    </w:p>
    <w:sectPr w:rsidR="000C025C" w:rsidRPr="00E93A1A" w:rsidSect="007F3C91">
      <w:headerReference w:type="default" r:id="rId91"/>
      <w:footerReference w:type="default" r:id="rId92"/>
      <w:pgSz w:w="11906" w:h="16838"/>
      <w:pgMar w:top="425" w:right="1134" w:bottom="1440" w:left="1134" w:header="567" w:footer="73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5E37" w:rsidRDefault="008B5E37" w:rsidP="00ED6E92">
      <w:r>
        <w:separator/>
      </w:r>
    </w:p>
  </w:endnote>
  <w:endnote w:type="continuationSeparator" w:id="0">
    <w:p w:rsidR="008B5E37" w:rsidRDefault="008B5E37" w:rsidP="00ED6E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1673" w:rsidRDefault="002C1673">
    <w:pPr>
      <w:pStyle w:val="a5"/>
      <w:jc w:val="center"/>
    </w:pPr>
    <w:r>
      <w:fldChar w:fldCharType="begin"/>
    </w:r>
    <w:r>
      <w:instrText xml:space="preserve"> PAGE   \* MERGEFORMAT </w:instrText>
    </w:r>
    <w:r>
      <w:fldChar w:fldCharType="separate"/>
    </w:r>
    <w:r w:rsidR="00F80D96" w:rsidRPr="00F80D96">
      <w:rPr>
        <w:noProof/>
        <w:lang w:val="zh-CN"/>
      </w:rPr>
      <w:t>18</w:t>
    </w:r>
    <w:r>
      <w:fldChar w:fldCharType="end"/>
    </w:r>
  </w:p>
  <w:p w:rsidR="002C1673" w:rsidRDefault="002C167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5E37" w:rsidRDefault="008B5E37" w:rsidP="00ED6E92">
      <w:r>
        <w:separator/>
      </w:r>
    </w:p>
  </w:footnote>
  <w:footnote w:type="continuationSeparator" w:id="0">
    <w:p w:rsidR="008B5E37" w:rsidRDefault="008B5E37" w:rsidP="00ED6E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1673" w:rsidRDefault="002C1673" w:rsidP="00F959D0">
    <w:pPr>
      <w:pStyle w:val="a3"/>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F17F6"/>
    <w:multiLevelType w:val="multilevel"/>
    <w:tmpl w:val="0B3F17F6"/>
    <w:lvl w:ilvl="0">
      <w:start w:val="1"/>
      <w:numFmt w:val="decimal"/>
      <w:lvlText w:val="%1．"/>
      <w:lvlJc w:val="left"/>
      <w:pPr>
        <w:tabs>
          <w:tab w:val="left" w:pos="360"/>
        </w:tabs>
        <w:ind w:left="360" w:hanging="36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0E1D2453"/>
    <w:multiLevelType w:val="hybridMultilevel"/>
    <w:tmpl w:val="FFC0218E"/>
    <w:lvl w:ilvl="0" w:tplc="D13C711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FCF56F8"/>
    <w:multiLevelType w:val="hybridMultilevel"/>
    <w:tmpl w:val="411EB0D6"/>
    <w:lvl w:ilvl="0" w:tplc="FAA29E24">
      <w:start w:val="1"/>
      <w:numFmt w:val="japaneseCounting"/>
      <w:lvlText w:val="（%1）"/>
      <w:lvlJc w:val="left"/>
      <w:pPr>
        <w:tabs>
          <w:tab w:val="num" w:pos="855"/>
        </w:tabs>
        <w:ind w:left="855" w:hanging="85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33E63C10"/>
    <w:multiLevelType w:val="hybridMultilevel"/>
    <w:tmpl w:val="82709504"/>
    <w:lvl w:ilvl="0" w:tplc="D98A40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A47540A"/>
    <w:multiLevelType w:val="hybridMultilevel"/>
    <w:tmpl w:val="EF52C040"/>
    <w:lvl w:ilvl="0" w:tplc="9162E5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48D65F6"/>
    <w:multiLevelType w:val="hybridMultilevel"/>
    <w:tmpl w:val="B922F904"/>
    <w:lvl w:ilvl="0" w:tplc="CA46975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7BD97EFC"/>
    <w:multiLevelType w:val="hybridMultilevel"/>
    <w:tmpl w:val="B0D801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3"/>
  </w:num>
  <w:num w:numId="3">
    <w:abstractNumId w:val="5"/>
  </w:num>
  <w:num w:numId="4">
    <w:abstractNumId w:val="1"/>
  </w:num>
  <w:num w:numId="5">
    <w:abstractNumId w:val="4"/>
  </w:num>
  <w:num w:numId="6">
    <w:abstractNumId w:val="6"/>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ianyb">
    <w15:presenceInfo w15:providerId="None" w15:userId="biany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626"/>
    <w:rsid w:val="00001AD9"/>
    <w:rsid w:val="00026DD1"/>
    <w:rsid w:val="000354C1"/>
    <w:rsid w:val="00035B79"/>
    <w:rsid w:val="00054942"/>
    <w:rsid w:val="0007003E"/>
    <w:rsid w:val="000805A9"/>
    <w:rsid w:val="00086DE3"/>
    <w:rsid w:val="000C025C"/>
    <w:rsid w:val="000E3E12"/>
    <w:rsid w:val="000F0B9A"/>
    <w:rsid w:val="00100834"/>
    <w:rsid w:val="0010371B"/>
    <w:rsid w:val="00105609"/>
    <w:rsid w:val="00110387"/>
    <w:rsid w:val="00113D98"/>
    <w:rsid w:val="00116F83"/>
    <w:rsid w:val="00117CB7"/>
    <w:rsid w:val="0012411F"/>
    <w:rsid w:val="00133E53"/>
    <w:rsid w:val="0014704E"/>
    <w:rsid w:val="001553BE"/>
    <w:rsid w:val="00165DE2"/>
    <w:rsid w:val="00173437"/>
    <w:rsid w:val="001762FB"/>
    <w:rsid w:val="00177A7C"/>
    <w:rsid w:val="00195181"/>
    <w:rsid w:val="001A7C2D"/>
    <w:rsid w:val="0020204B"/>
    <w:rsid w:val="00202692"/>
    <w:rsid w:val="002027E9"/>
    <w:rsid w:val="002140C9"/>
    <w:rsid w:val="00217B2C"/>
    <w:rsid w:val="00225B8A"/>
    <w:rsid w:val="00231F9E"/>
    <w:rsid w:val="00232086"/>
    <w:rsid w:val="0023296C"/>
    <w:rsid w:val="00254178"/>
    <w:rsid w:val="00264695"/>
    <w:rsid w:val="002877FA"/>
    <w:rsid w:val="00297573"/>
    <w:rsid w:val="002A4BDE"/>
    <w:rsid w:val="002B47CA"/>
    <w:rsid w:val="002C1673"/>
    <w:rsid w:val="002F0D34"/>
    <w:rsid w:val="002F72EF"/>
    <w:rsid w:val="003045FD"/>
    <w:rsid w:val="00326ECA"/>
    <w:rsid w:val="003278ED"/>
    <w:rsid w:val="003341EB"/>
    <w:rsid w:val="00334FE4"/>
    <w:rsid w:val="0033514E"/>
    <w:rsid w:val="00351CEB"/>
    <w:rsid w:val="0037564A"/>
    <w:rsid w:val="00385405"/>
    <w:rsid w:val="00392940"/>
    <w:rsid w:val="00392D9A"/>
    <w:rsid w:val="0039363B"/>
    <w:rsid w:val="003A78DE"/>
    <w:rsid w:val="003D1BB5"/>
    <w:rsid w:val="003D24B1"/>
    <w:rsid w:val="003D322C"/>
    <w:rsid w:val="003D3423"/>
    <w:rsid w:val="003E1856"/>
    <w:rsid w:val="003F215A"/>
    <w:rsid w:val="004008AE"/>
    <w:rsid w:val="00405859"/>
    <w:rsid w:val="004064AD"/>
    <w:rsid w:val="00411B11"/>
    <w:rsid w:val="0041504A"/>
    <w:rsid w:val="00415DEA"/>
    <w:rsid w:val="00421D3B"/>
    <w:rsid w:val="004222B6"/>
    <w:rsid w:val="0042550B"/>
    <w:rsid w:val="00443C95"/>
    <w:rsid w:val="00445A20"/>
    <w:rsid w:val="004640B6"/>
    <w:rsid w:val="00465B96"/>
    <w:rsid w:val="00470222"/>
    <w:rsid w:val="00474EC3"/>
    <w:rsid w:val="004856B4"/>
    <w:rsid w:val="00494EEB"/>
    <w:rsid w:val="004957DC"/>
    <w:rsid w:val="004B454F"/>
    <w:rsid w:val="004B4F5D"/>
    <w:rsid w:val="004B761C"/>
    <w:rsid w:val="004C3041"/>
    <w:rsid w:val="004D3C06"/>
    <w:rsid w:val="004E3AAD"/>
    <w:rsid w:val="004E42A1"/>
    <w:rsid w:val="0050077E"/>
    <w:rsid w:val="005107C1"/>
    <w:rsid w:val="00512703"/>
    <w:rsid w:val="00517EAA"/>
    <w:rsid w:val="005223DF"/>
    <w:rsid w:val="00526EED"/>
    <w:rsid w:val="00527CE4"/>
    <w:rsid w:val="00532D35"/>
    <w:rsid w:val="00551C5D"/>
    <w:rsid w:val="0055237C"/>
    <w:rsid w:val="0055453A"/>
    <w:rsid w:val="00574137"/>
    <w:rsid w:val="00581C89"/>
    <w:rsid w:val="00581F4F"/>
    <w:rsid w:val="00591CB9"/>
    <w:rsid w:val="005A7030"/>
    <w:rsid w:val="005B1742"/>
    <w:rsid w:val="005B499E"/>
    <w:rsid w:val="005C352E"/>
    <w:rsid w:val="005D3F35"/>
    <w:rsid w:val="005D7C53"/>
    <w:rsid w:val="005E5A71"/>
    <w:rsid w:val="005E5C9B"/>
    <w:rsid w:val="005E6CA1"/>
    <w:rsid w:val="005F43DE"/>
    <w:rsid w:val="005F6292"/>
    <w:rsid w:val="0061169D"/>
    <w:rsid w:val="0061354F"/>
    <w:rsid w:val="006311C4"/>
    <w:rsid w:val="00633E17"/>
    <w:rsid w:val="006343C0"/>
    <w:rsid w:val="006639EB"/>
    <w:rsid w:val="00673159"/>
    <w:rsid w:val="00675484"/>
    <w:rsid w:val="0068663E"/>
    <w:rsid w:val="006A5297"/>
    <w:rsid w:val="006C0C3E"/>
    <w:rsid w:val="006F0022"/>
    <w:rsid w:val="006F6058"/>
    <w:rsid w:val="00706389"/>
    <w:rsid w:val="00707183"/>
    <w:rsid w:val="00711EEF"/>
    <w:rsid w:val="00713085"/>
    <w:rsid w:val="0072080F"/>
    <w:rsid w:val="00723EF9"/>
    <w:rsid w:val="00743A03"/>
    <w:rsid w:val="00763430"/>
    <w:rsid w:val="007712AB"/>
    <w:rsid w:val="00776137"/>
    <w:rsid w:val="00784118"/>
    <w:rsid w:val="007854BA"/>
    <w:rsid w:val="00790962"/>
    <w:rsid w:val="0079530B"/>
    <w:rsid w:val="007C1068"/>
    <w:rsid w:val="007C21DA"/>
    <w:rsid w:val="007D374E"/>
    <w:rsid w:val="007D59F2"/>
    <w:rsid w:val="007E55E1"/>
    <w:rsid w:val="007F3C91"/>
    <w:rsid w:val="007F5235"/>
    <w:rsid w:val="0080159F"/>
    <w:rsid w:val="008026DC"/>
    <w:rsid w:val="00830361"/>
    <w:rsid w:val="00842971"/>
    <w:rsid w:val="00851A80"/>
    <w:rsid w:val="00853472"/>
    <w:rsid w:val="008567A8"/>
    <w:rsid w:val="00862E4C"/>
    <w:rsid w:val="0086739A"/>
    <w:rsid w:val="008677B2"/>
    <w:rsid w:val="008A5B0D"/>
    <w:rsid w:val="008B0946"/>
    <w:rsid w:val="008B43FB"/>
    <w:rsid w:val="008B5E37"/>
    <w:rsid w:val="008B6D11"/>
    <w:rsid w:val="008C5566"/>
    <w:rsid w:val="008D3626"/>
    <w:rsid w:val="008E4F24"/>
    <w:rsid w:val="00913CE9"/>
    <w:rsid w:val="00922BEE"/>
    <w:rsid w:val="009314F8"/>
    <w:rsid w:val="00935919"/>
    <w:rsid w:val="00942170"/>
    <w:rsid w:val="00943316"/>
    <w:rsid w:val="0096065D"/>
    <w:rsid w:val="00962FAF"/>
    <w:rsid w:val="009635F2"/>
    <w:rsid w:val="00966181"/>
    <w:rsid w:val="00991326"/>
    <w:rsid w:val="00996854"/>
    <w:rsid w:val="009B2FAA"/>
    <w:rsid w:val="009B5E5A"/>
    <w:rsid w:val="009B5EE0"/>
    <w:rsid w:val="009C5832"/>
    <w:rsid w:val="009E1FB6"/>
    <w:rsid w:val="009E4138"/>
    <w:rsid w:val="009F0ACB"/>
    <w:rsid w:val="009F6447"/>
    <w:rsid w:val="00A022CC"/>
    <w:rsid w:val="00A06155"/>
    <w:rsid w:val="00A14220"/>
    <w:rsid w:val="00A37531"/>
    <w:rsid w:val="00A41226"/>
    <w:rsid w:val="00A440A0"/>
    <w:rsid w:val="00A521A3"/>
    <w:rsid w:val="00A54DFE"/>
    <w:rsid w:val="00A6790F"/>
    <w:rsid w:val="00A72DCA"/>
    <w:rsid w:val="00A77DCC"/>
    <w:rsid w:val="00A82A81"/>
    <w:rsid w:val="00A86C0E"/>
    <w:rsid w:val="00A956E3"/>
    <w:rsid w:val="00A95B04"/>
    <w:rsid w:val="00AB232E"/>
    <w:rsid w:val="00AB58D3"/>
    <w:rsid w:val="00AD0C82"/>
    <w:rsid w:val="00AD1CF8"/>
    <w:rsid w:val="00AE3840"/>
    <w:rsid w:val="00AE5E28"/>
    <w:rsid w:val="00AE7C7B"/>
    <w:rsid w:val="00B156F7"/>
    <w:rsid w:val="00B16F13"/>
    <w:rsid w:val="00B222E7"/>
    <w:rsid w:val="00B24713"/>
    <w:rsid w:val="00B26D69"/>
    <w:rsid w:val="00B301EF"/>
    <w:rsid w:val="00B30856"/>
    <w:rsid w:val="00B3600C"/>
    <w:rsid w:val="00B362C5"/>
    <w:rsid w:val="00B50E54"/>
    <w:rsid w:val="00B549F2"/>
    <w:rsid w:val="00B625DA"/>
    <w:rsid w:val="00B6273C"/>
    <w:rsid w:val="00B6406D"/>
    <w:rsid w:val="00B7527F"/>
    <w:rsid w:val="00B7688E"/>
    <w:rsid w:val="00B81383"/>
    <w:rsid w:val="00B8711C"/>
    <w:rsid w:val="00B8787A"/>
    <w:rsid w:val="00BB107E"/>
    <w:rsid w:val="00BB59F9"/>
    <w:rsid w:val="00C03882"/>
    <w:rsid w:val="00C11C3F"/>
    <w:rsid w:val="00C14B87"/>
    <w:rsid w:val="00C171CC"/>
    <w:rsid w:val="00C33F42"/>
    <w:rsid w:val="00C51E0B"/>
    <w:rsid w:val="00C606B1"/>
    <w:rsid w:val="00C61AF3"/>
    <w:rsid w:val="00C62A7A"/>
    <w:rsid w:val="00C64902"/>
    <w:rsid w:val="00C723A9"/>
    <w:rsid w:val="00C7246D"/>
    <w:rsid w:val="00C742AB"/>
    <w:rsid w:val="00C747B2"/>
    <w:rsid w:val="00C82B41"/>
    <w:rsid w:val="00C83FA7"/>
    <w:rsid w:val="00C97A33"/>
    <w:rsid w:val="00CA3A7A"/>
    <w:rsid w:val="00CB2EBB"/>
    <w:rsid w:val="00CC45BD"/>
    <w:rsid w:val="00CD40CE"/>
    <w:rsid w:val="00CE2BFB"/>
    <w:rsid w:val="00CE708E"/>
    <w:rsid w:val="00D06D33"/>
    <w:rsid w:val="00D121C9"/>
    <w:rsid w:val="00D201AF"/>
    <w:rsid w:val="00D30AB7"/>
    <w:rsid w:val="00D31CBE"/>
    <w:rsid w:val="00D4161B"/>
    <w:rsid w:val="00D41679"/>
    <w:rsid w:val="00D63E13"/>
    <w:rsid w:val="00D662FF"/>
    <w:rsid w:val="00D71008"/>
    <w:rsid w:val="00D72BC0"/>
    <w:rsid w:val="00D86B1B"/>
    <w:rsid w:val="00DB4652"/>
    <w:rsid w:val="00DC20C7"/>
    <w:rsid w:val="00DD1870"/>
    <w:rsid w:val="00DD187C"/>
    <w:rsid w:val="00DD24E4"/>
    <w:rsid w:val="00DD5D2E"/>
    <w:rsid w:val="00DD7797"/>
    <w:rsid w:val="00DD79BB"/>
    <w:rsid w:val="00DE647B"/>
    <w:rsid w:val="00DE755B"/>
    <w:rsid w:val="00DF7714"/>
    <w:rsid w:val="00E17BB6"/>
    <w:rsid w:val="00E2393E"/>
    <w:rsid w:val="00E2742F"/>
    <w:rsid w:val="00E42F97"/>
    <w:rsid w:val="00E4566F"/>
    <w:rsid w:val="00E476DC"/>
    <w:rsid w:val="00E52A78"/>
    <w:rsid w:val="00E63796"/>
    <w:rsid w:val="00E63C60"/>
    <w:rsid w:val="00E653D7"/>
    <w:rsid w:val="00E93A1A"/>
    <w:rsid w:val="00E95640"/>
    <w:rsid w:val="00EB0FA1"/>
    <w:rsid w:val="00EB4F95"/>
    <w:rsid w:val="00EC3AA5"/>
    <w:rsid w:val="00ED516E"/>
    <w:rsid w:val="00ED6E92"/>
    <w:rsid w:val="00EF3EB2"/>
    <w:rsid w:val="00F05E53"/>
    <w:rsid w:val="00F13A50"/>
    <w:rsid w:val="00F145BB"/>
    <w:rsid w:val="00F14744"/>
    <w:rsid w:val="00F27CA0"/>
    <w:rsid w:val="00F3678E"/>
    <w:rsid w:val="00F4187F"/>
    <w:rsid w:val="00F4297D"/>
    <w:rsid w:val="00F450FC"/>
    <w:rsid w:val="00F57022"/>
    <w:rsid w:val="00F573FF"/>
    <w:rsid w:val="00F60F39"/>
    <w:rsid w:val="00F6624E"/>
    <w:rsid w:val="00F77E7E"/>
    <w:rsid w:val="00F77FB6"/>
    <w:rsid w:val="00F80D96"/>
    <w:rsid w:val="00F959D0"/>
    <w:rsid w:val="00FA0F72"/>
    <w:rsid w:val="00FA1E20"/>
    <w:rsid w:val="00FB5B8C"/>
    <w:rsid w:val="00FC0F76"/>
    <w:rsid w:val="00FC429B"/>
    <w:rsid w:val="00FE1E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323E233"/>
  <w15:docId w15:val="{BCAE65BB-AC15-4682-83A9-FED9DC330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8D3626"/>
    <w:pPr>
      <w:widowControl w:val="0"/>
      <w:jc w:val="both"/>
    </w:pPr>
    <w:rPr>
      <w:kern w:val="2"/>
      <w:sz w:val="21"/>
      <w:szCs w:val="24"/>
    </w:rPr>
  </w:style>
  <w:style w:type="paragraph" w:styleId="2">
    <w:name w:val="heading 2"/>
    <w:basedOn w:val="a"/>
    <w:next w:val="a"/>
    <w:link w:val="20"/>
    <w:unhideWhenUsed/>
    <w:qFormat/>
    <w:rsid w:val="0020269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202692"/>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20269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ED6E92"/>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rsid w:val="00ED6E92"/>
    <w:rPr>
      <w:kern w:val="2"/>
      <w:sz w:val="18"/>
      <w:szCs w:val="18"/>
    </w:rPr>
  </w:style>
  <w:style w:type="paragraph" w:styleId="a5">
    <w:name w:val="footer"/>
    <w:basedOn w:val="a"/>
    <w:link w:val="a6"/>
    <w:uiPriority w:val="99"/>
    <w:rsid w:val="00ED6E92"/>
    <w:pPr>
      <w:tabs>
        <w:tab w:val="center" w:pos="4153"/>
        <w:tab w:val="right" w:pos="8306"/>
      </w:tabs>
      <w:snapToGrid w:val="0"/>
      <w:jc w:val="left"/>
    </w:pPr>
    <w:rPr>
      <w:sz w:val="18"/>
      <w:szCs w:val="18"/>
    </w:rPr>
  </w:style>
  <w:style w:type="character" w:customStyle="1" w:styleId="a6">
    <w:name w:val="页脚 字符"/>
    <w:link w:val="a5"/>
    <w:uiPriority w:val="99"/>
    <w:rsid w:val="00ED6E92"/>
    <w:rPr>
      <w:kern w:val="2"/>
      <w:sz w:val="18"/>
      <w:szCs w:val="18"/>
    </w:rPr>
  </w:style>
  <w:style w:type="table" w:styleId="a7">
    <w:name w:val="Table Grid"/>
    <w:basedOn w:val="a1"/>
    <w:uiPriority w:val="39"/>
    <w:rsid w:val="005F43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B30856"/>
    <w:rPr>
      <w:color w:val="808080"/>
    </w:rPr>
  </w:style>
  <w:style w:type="paragraph" w:styleId="a9">
    <w:name w:val="Balloon Text"/>
    <w:basedOn w:val="a"/>
    <w:link w:val="aa"/>
    <w:rsid w:val="00FA1E20"/>
    <w:rPr>
      <w:sz w:val="18"/>
      <w:szCs w:val="18"/>
    </w:rPr>
  </w:style>
  <w:style w:type="character" w:customStyle="1" w:styleId="aa">
    <w:name w:val="批注框文本 字符"/>
    <w:basedOn w:val="a0"/>
    <w:link w:val="a9"/>
    <w:rsid w:val="00FA1E20"/>
    <w:rPr>
      <w:kern w:val="2"/>
      <w:sz w:val="18"/>
      <w:szCs w:val="18"/>
    </w:rPr>
  </w:style>
  <w:style w:type="paragraph" w:styleId="ab">
    <w:name w:val="List Paragraph"/>
    <w:basedOn w:val="a"/>
    <w:uiPriority w:val="34"/>
    <w:qFormat/>
    <w:rsid w:val="00FA1E20"/>
    <w:pPr>
      <w:ind w:firstLineChars="200" w:firstLine="420"/>
    </w:pPr>
  </w:style>
  <w:style w:type="paragraph" w:styleId="ac">
    <w:name w:val="Normal (Web)"/>
    <w:basedOn w:val="a"/>
    <w:uiPriority w:val="99"/>
    <w:semiHidden/>
    <w:unhideWhenUsed/>
    <w:rsid w:val="00392D9A"/>
    <w:pPr>
      <w:widowControl/>
      <w:spacing w:before="100" w:beforeAutospacing="1" w:after="100" w:afterAutospacing="1"/>
      <w:jc w:val="left"/>
    </w:pPr>
    <w:rPr>
      <w:rFonts w:ascii="宋体" w:hAnsi="宋体" w:cs="宋体"/>
      <w:kern w:val="0"/>
      <w:sz w:val="24"/>
    </w:rPr>
  </w:style>
  <w:style w:type="character" w:customStyle="1" w:styleId="40">
    <w:name w:val="标题 4 字符"/>
    <w:basedOn w:val="a0"/>
    <w:link w:val="4"/>
    <w:rsid w:val="00202692"/>
    <w:rPr>
      <w:rFonts w:asciiTheme="majorHAnsi" w:eastAsiaTheme="majorEastAsia" w:hAnsiTheme="majorHAnsi" w:cstheme="majorBidi"/>
      <w:b/>
      <w:bCs/>
      <w:kern w:val="2"/>
      <w:sz w:val="28"/>
      <w:szCs w:val="28"/>
    </w:rPr>
  </w:style>
  <w:style w:type="character" w:customStyle="1" w:styleId="30">
    <w:name w:val="标题 3 字符"/>
    <w:basedOn w:val="a0"/>
    <w:link w:val="3"/>
    <w:rsid w:val="00202692"/>
    <w:rPr>
      <w:b/>
      <w:bCs/>
      <w:kern w:val="2"/>
      <w:sz w:val="32"/>
      <w:szCs w:val="32"/>
    </w:rPr>
  </w:style>
  <w:style w:type="character" w:customStyle="1" w:styleId="20">
    <w:name w:val="标题 2 字符"/>
    <w:basedOn w:val="a0"/>
    <w:link w:val="2"/>
    <w:rsid w:val="00202692"/>
    <w:rPr>
      <w:rFonts w:asciiTheme="majorHAnsi" w:eastAsiaTheme="majorEastAsia" w:hAnsiTheme="majorHAnsi" w:cstheme="majorBidi"/>
      <w:b/>
      <w:bCs/>
      <w:kern w:val="2"/>
      <w:sz w:val="32"/>
      <w:szCs w:val="32"/>
    </w:rPr>
  </w:style>
  <w:style w:type="paragraph" w:styleId="ad">
    <w:name w:val="Body Text"/>
    <w:basedOn w:val="a"/>
    <w:link w:val="ae"/>
    <w:semiHidden/>
    <w:unhideWhenUsed/>
    <w:rsid w:val="00C03882"/>
    <w:pPr>
      <w:spacing w:after="120"/>
    </w:pPr>
  </w:style>
  <w:style w:type="character" w:customStyle="1" w:styleId="ae">
    <w:name w:val="正文文本 字符"/>
    <w:basedOn w:val="a0"/>
    <w:link w:val="ad"/>
    <w:semiHidden/>
    <w:rsid w:val="00C03882"/>
    <w:rPr>
      <w:kern w:val="2"/>
      <w:sz w:val="21"/>
      <w:szCs w:val="24"/>
    </w:rPr>
  </w:style>
  <w:style w:type="paragraph" w:styleId="af">
    <w:name w:val="Plain Text"/>
    <w:basedOn w:val="a"/>
    <w:link w:val="af0"/>
    <w:semiHidden/>
    <w:unhideWhenUsed/>
    <w:rsid w:val="00086DE3"/>
    <w:rPr>
      <w:rFonts w:ascii="宋体" w:hAnsi="Courier New"/>
      <w:szCs w:val="20"/>
    </w:rPr>
  </w:style>
  <w:style w:type="character" w:customStyle="1" w:styleId="af0">
    <w:name w:val="纯文本 字符"/>
    <w:basedOn w:val="a0"/>
    <w:link w:val="af"/>
    <w:semiHidden/>
    <w:rsid w:val="00086DE3"/>
    <w:rPr>
      <w:rFonts w:ascii="宋体" w:hAnsi="Courier New"/>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122203">
      <w:bodyDiv w:val="1"/>
      <w:marLeft w:val="0"/>
      <w:marRight w:val="0"/>
      <w:marTop w:val="0"/>
      <w:marBottom w:val="0"/>
      <w:divBdr>
        <w:top w:val="none" w:sz="0" w:space="0" w:color="auto"/>
        <w:left w:val="none" w:sz="0" w:space="0" w:color="auto"/>
        <w:bottom w:val="none" w:sz="0" w:space="0" w:color="auto"/>
        <w:right w:val="none" w:sz="0" w:space="0" w:color="auto"/>
      </w:divBdr>
    </w:div>
    <w:div w:id="320231023">
      <w:bodyDiv w:val="1"/>
      <w:marLeft w:val="0"/>
      <w:marRight w:val="0"/>
      <w:marTop w:val="0"/>
      <w:marBottom w:val="0"/>
      <w:divBdr>
        <w:top w:val="none" w:sz="0" w:space="0" w:color="auto"/>
        <w:left w:val="none" w:sz="0" w:space="0" w:color="auto"/>
        <w:bottom w:val="none" w:sz="0" w:space="0" w:color="auto"/>
        <w:right w:val="none" w:sz="0" w:space="0" w:color="auto"/>
      </w:divBdr>
    </w:div>
    <w:div w:id="348991737">
      <w:bodyDiv w:val="1"/>
      <w:marLeft w:val="0"/>
      <w:marRight w:val="0"/>
      <w:marTop w:val="0"/>
      <w:marBottom w:val="0"/>
      <w:divBdr>
        <w:top w:val="none" w:sz="0" w:space="0" w:color="auto"/>
        <w:left w:val="none" w:sz="0" w:space="0" w:color="auto"/>
        <w:bottom w:val="none" w:sz="0" w:space="0" w:color="auto"/>
        <w:right w:val="none" w:sz="0" w:space="0" w:color="auto"/>
      </w:divBdr>
    </w:div>
    <w:div w:id="513811588">
      <w:bodyDiv w:val="1"/>
      <w:marLeft w:val="0"/>
      <w:marRight w:val="0"/>
      <w:marTop w:val="0"/>
      <w:marBottom w:val="0"/>
      <w:divBdr>
        <w:top w:val="none" w:sz="0" w:space="0" w:color="auto"/>
        <w:left w:val="none" w:sz="0" w:space="0" w:color="auto"/>
        <w:bottom w:val="none" w:sz="0" w:space="0" w:color="auto"/>
        <w:right w:val="none" w:sz="0" w:space="0" w:color="auto"/>
      </w:divBdr>
      <w:divsChild>
        <w:div w:id="555969511">
          <w:marLeft w:val="0"/>
          <w:marRight w:val="0"/>
          <w:marTop w:val="0"/>
          <w:marBottom w:val="0"/>
          <w:divBdr>
            <w:top w:val="none" w:sz="0" w:space="0" w:color="auto"/>
            <w:left w:val="none" w:sz="0" w:space="0" w:color="auto"/>
            <w:bottom w:val="none" w:sz="0" w:space="0" w:color="auto"/>
            <w:right w:val="none" w:sz="0" w:space="0" w:color="auto"/>
          </w:divBdr>
        </w:div>
      </w:divsChild>
    </w:div>
    <w:div w:id="992684196">
      <w:bodyDiv w:val="1"/>
      <w:marLeft w:val="0"/>
      <w:marRight w:val="0"/>
      <w:marTop w:val="0"/>
      <w:marBottom w:val="0"/>
      <w:divBdr>
        <w:top w:val="none" w:sz="0" w:space="0" w:color="auto"/>
        <w:left w:val="none" w:sz="0" w:space="0" w:color="auto"/>
        <w:bottom w:val="none" w:sz="0" w:space="0" w:color="auto"/>
        <w:right w:val="none" w:sz="0" w:space="0" w:color="auto"/>
      </w:divBdr>
    </w:div>
    <w:div w:id="1118647135">
      <w:bodyDiv w:val="1"/>
      <w:marLeft w:val="0"/>
      <w:marRight w:val="0"/>
      <w:marTop w:val="0"/>
      <w:marBottom w:val="0"/>
      <w:divBdr>
        <w:top w:val="none" w:sz="0" w:space="0" w:color="auto"/>
        <w:left w:val="none" w:sz="0" w:space="0" w:color="auto"/>
        <w:bottom w:val="none" w:sz="0" w:space="0" w:color="auto"/>
        <w:right w:val="none" w:sz="0" w:space="0" w:color="auto"/>
      </w:divBdr>
    </w:div>
    <w:div w:id="1301960996">
      <w:bodyDiv w:val="1"/>
      <w:marLeft w:val="0"/>
      <w:marRight w:val="0"/>
      <w:marTop w:val="0"/>
      <w:marBottom w:val="0"/>
      <w:divBdr>
        <w:top w:val="none" w:sz="0" w:space="0" w:color="auto"/>
        <w:left w:val="none" w:sz="0" w:space="0" w:color="auto"/>
        <w:bottom w:val="none" w:sz="0" w:space="0" w:color="auto"/>
        <w:right w:val="none" w:sz="0" w:space="0" w:color="auto"/>
      </w:divBdr>
      <w:divsChild>
        <w:div w:id="999040525">
          <w:marLeft w:val="0"/>
          <w:marRight w:val="0"/>
          <w:marTop w:val="0"/>
          <w:marBottom w:val="0"/>
          <w:divBdr>
            <w:top w:val="none" w:sz="0" w:space="0" w:color="auto"/>
            <w:left w:val="none" w:sz="0" w:space="0" w:color="auto"/>
            <w:bottom w:val="none" w:sz="0" w:space="0" w:color="auto"/>
            <w:right w:val="none" w:sz="0" w:space="0" w:color="auto"/>
          </w:divBdr>
        </w:div>
      </w:divsChild>
    </w:div>
    <w:div w:id="1640963089">
      <w:bodyDiv w:val="1"/>
      <w:marLeft w:val="0"/>
      <w:marRight w:val="0"/>
      <w:marTop w:val="0"/>
      <w:marBottom w:val="0"/>
      <w:divBdr>
        <w:top w:val="none" w:sz="0" w:space="0" w:color="auto"/>
        <w:left w:val="none" w:sz="0" w:space="0" w:color="auto"/>
        <w:bottom w:val="none" w:sz="0" w:space="0" w:color="auto"/>
        <w:right w:val="none" w:sz="0" w:space="0" w:color="auto"/>
      </w:divBdr>
    </w:div>
    <w:div w:id="1794710332">
      <w:bodyDiv w:val="1"/>
      <w:marLeft w:val="0"/>
      <w:marRight w:val="0"/>
      <w:marTop w:val="0"/>
      <w:marBottom w:val="0"/>
      <w:divBdr>
        <w:top w:val="none" w:sz="0" w:space="0" w:color="auto"/>
        <w:left w:val="none" w:sz="0" w:space="0" w:color="auto"/>
        <w:bottom w:val="none" w:sz="0" w:space="0" w:color="auto"/>
        <w:right w:val="none" w:sz="0" w:space="0" w:color="auto"/>
      </w:divBdr>
    </w:div>
    <w:div w:id="1797873418">
      <w:bodyDiv w:val="1"/>
      <w:marLeft w:val="0"/>
      <w:marRight w:val="0"/>
      <w:marTop w:val="0"/>
      <w:marBottom w:val="0"/>
      <w:divBdr>
        <w:top w:val="none" w:sz="0" w:space="0" w:color="auto"/>
        <w:left w:val="none" w:sz="0" w:space="0" w:color="auto"/>
        <w:bottom w:val="none" w:sz="0" w:space="0" w:color="auto"/>
        <w:right w:val="none" w:sz="0" w:space="0" w:color="auto"/>
      </w:divBdr>
    </w:div>
    <w:div w:id="2081518334">
      <w:bodyDiv w:val="1"/>
      <w:marLeft w:val="0"/>
      <w:marRight w:val="0"/>
      <w:marTop w:val="0"/>
      <w:marBottom w:val="0"/>
      <w:divBdr>
        <w:top w:val="none" w:sz="0" w:space="0" w:color="auto"/>
        <w:left w:val="none" w:sz="0" w:space="0" w:color="auto"/>
        <w:bottom w:val="none" w:sz="0" w:space="0" w:color="auto"/>
        <w:right w:val="none" w:sz="0" w:space="0" w:color="auto"/>
      </w:divBdr>
    </w:div>
    <w:div w:id="2115175610">
      <w:bodyDiv w:val="1"/>
      <w:marLeft w:val="0"/>
      <w:marRight w:val="0"/>
      <w:marTop w:val="0"/>
      <w:marBottom w:val="0"/>
      <w:divBdr>
        <w:top w:val="none" w:sz="0" w:space="0" w:color="auto"/>
        <w:left w:val="none" w:sz="0" w:space="0" w:color="auto"/>
        <w:bottom w:val="none" w:sz="0" w:space="0" w:color="auto"/>
        <w:right w:val="none" w:sz="0" w:space="0" w:color="auto"/>
      </w:divBdr>
      <w:divsChild>
        <w:div w:id="8391997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wmf"/><Relationship Id="rId26" Type="http://schemas.openxmlformats.org/officeDocument/2006/relationships/image" Target="media/image11.wmf"/><Relationship Id="rId39" Type="http://schemas.openxmlformats.org/officeDocument/2006/relationships/image" Target="media/image19.png"/><Relationship Id="rId21" Type="http://schemas.openxmlformats.org/officeDocument/2006/relationships/oleObject" Target="embeddings/oleObject6.bin"/><Relationship Id="rId34" Type="http://schemas.openxmlformats.org/officeDocument/2006/relationships/image" Target="media/image15.wmf"/><Relationship Id="rId42" Type="http://schemas.openxmlformats.org/officeDocument/2006/relationships/image" Target="media/image22.jpeg"/><Relationship Id="rId47" Type="http://schemas.openxmlformats.org/officeDocument/2006/relationships/image" Target="media/image26.jpeg"/><Relationship Id="rId50" Type="http://schemas.openxmlformats.org/officeDocument/2006/relationships/image" Target="media/image28.png"/><Relationship Id="rId55" Type="http://schemas.openxmlformats.org/officeDocument/2006/relationships/oleObject" Target="embeddings/oleObject18.bin"/><Relationship Id="rId63" Type="http://schemas.openxmlformats.org/officeDocument/2006/relationships/oleObject" Target="embeddings/oleObject20.bin"/><Relationship Id="rId68" Type="http://schemas.openxmlformats.org/officeDocument/2006/relationships/image" Target="media/image39.wmf"/><Relationship Id="rId76" Type="http://schemas.openxmlformats.org/officeDocument/2006/relationships/image" Target="media/image43.wmf"/><Relationship Id="rId84" Type="http://schemas.openxmlformats.org/officeDocument/2006/relationships/image" Target="media/image47.png"/><Relationship Id="rId89"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oleObject" Target="embeddings/oleObject24.bin"/><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oleObject" Target="embeddings/oleObject10.bin"/><Relationship Id="rId11" Type="http://schemas.openxmlformats.org/officeDocument/2006/relationships/image" Target="media/image3.jpeg"/><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image" Target="media/image25.wmf"/><Relationship Id="rId53" Type="http://schemas.openxmlformats.org/officeDocument/2006/relationships/oleObject" Target="embeddings/oleObject17.bin"/><Relationship Id="rId58" Type="http://schemas.openxmlformats.org/officeDocument/2006/relationships/image" Target="media/image32.png"/><Relationship Id="rId66" Type="http://schemas.openxmlformats.org/officeDocument/2006/relationships/image" Target="media/image38.wmf"/><Relationship Id="rId74" Type="http://schemas.openxmlformats.org/officeDocument/2006/relationships/image" Target="media/image42.wmf"/><Relationship Id="rId79" Type="http://schemas.openxmlformats.org/officeDocument/2006/relationships/oleObject" Target="embeddings/oleObject28.bin"/><Relationship Id="rId87"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image" Target="media/image46.wmf"/><Relationship Id="rId90" Type="http://schemas.openxmlformats.org/officeDocument/2006/relationships/image" Target="media/image53.png"/><Relationship Id="rId95" Type="http://schemas.openxmlformats.org/officeDocument/2006/relationships/theme" Target="theme/theme1.xml"/><Relationship Id="rId19" Type="http://schemas.openxmlformats.org/officeDocument/2006/relationships/oleObject" Target="embeddings/oleObject5.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9.bin"/><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image" Target="media/image23.jpeg"/><Relationship Id="rId48" Type="http://schemas.openxmlformats.org/officeDocument/2006/relationships/image" Target="media/image27.png"/><Relationship Id="rId56" Type="http://schemas.openxmlformats.org/officeDocument/2006/relationships/image" Target="media/image31.wmf"/><Relationship Id="rId64" Type="http://schemas.openxmlformats.org/officeDocument/2006/relationships/image" Target="media/image37.wmf"/><Relationship Id="rId69" Type="http://schemas.openxmlformats.org/officeDocument/2006/relationships/oleObject" Target="embeddings/oleObject23.bin"/><Relationship Id="rId77" Type="http://schemas.openxmlformats.org/officeDocument/2006/relationships/oleObject" Target="embeddings/oleObject27.bin"/><Relationship Id="rId8" Type="http://schemas.openxmlformats.org/officeDocument/2006/relationships/image" Target="media/image1.jpeg"/><Relationship Id="rId51" Type="http://schemas.openxmlformats.org/officeDocument/2006/relationships/oleObject" Target="embeddings/oleObject16.bin"/><Relationship Id="rId72" Type="http://schemas.openxmlformats.org/officeDocument/2006/relationships/image" Target="media/image41.wmf"/><Relationship Id="rId80" Type="http://schemas.openxmlformats.org/officeDocument/2006/relationships/image" Target="media/image45.wmf"/><Relationship Id="rId85" Type="http://schemas.openxmlformats.org/officeDocument/2006/relationships/image" Target="media/image4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8.jpeg"/><Relationship Id="rId46" Type="http://schemas.openxmlformats.org/officeDocument/2006/relationships/oleObject" Target="embeddings/oleObject14.bin"/><Relationship Id="rId59" Type="http://schemas.openxmlformats.org/officeDocument/2006/relationships/image" Target="media/image33.png"/><Relationship Id="rId67" Type="http://schemas.openxmlformats.org/officeDocument/2006/relationships/oleObject" Target="embeddings/oleObject22.bin"/><Relationship Id="rId20" Type="http://schemas.openxmlformats.org/officeDocument/2006/relationships/image" Target="media/image8.wmf"/><Relationship Id="rId41" Type="http://schemas.openxmlformats.org/officeDocument/2006/relationships/image" Target="media/image21.jpeg"/><Relationship Id="rId54" Type="http://schemas.openxmlformats.org/officeDocument/2006/relationships/image" Target="media/image30.wmf"/><Relationship Id="rId62" Type="http://schemas.openxmlformats.org/officeDocument/2006/relationships/image" Target="media/image36.wmf"/><Relationship Id="rId70" Type="http://schemas.openxmlformats.org/officeDocument/2006/relationships/image" Target="media/image40.wmf"/><Relationship Id="rId75" Type="http://schemas.openxmlformats.org/officeDocument/2006/relationships/oleObject" Target="embeddings/oleObject26.bin"/><Relationship Id="rId83" Type="http://schemas.openxmlformats.org/officeDocument/2006/relationships/oleObject" Target="embeddings/oleObject30.bin"/><Relationship Id="rId88" Type="http://schemas.openxmlformats.org/officeDocument/2006/relationships/image" Target="media/image51.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wmf"/><Relationship Id="rId36" Type="http://schemas.openxmlformats.org/officeDocument/2006/relationships/image" Target="media/image16.jpeg"/><Relationship Id="rId49" Type="http://schemas.openxmlformats.org/officeDocument/2006/relationships/oleObject" Target="embeddings/oleObject15.bin"/><Relationship Id="rId57" Type="http://schemas.openxmlformats.org/officeDocument/2006/relationships/oleObject" Target="embeddings/oleObject19.bin"/><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24.png"/><Relationship Id="rId52" Type="http://schemas.openxmlformats.org/officeDocument/2006/relationships/image" Target="media/image29.png"/><Relationship Id="rId60" Type="http://schemas.openxmlformats.org/officeDocument/2006/relationships/image" Target="media/image34.png"/><Relationship Id="rId65" Type="http://schemas.openxmlformats.org/officeDocument/2006/relationships/oleObject" Target="embeddings/oleObject21.bin"/><Relationship Id="rId73" Type="http://schemas.openxmlformats.org/officeDocument/2006/relationships/oleObject" Target="embeddings/oleObject25.bin"/><Relationship Id="rId78" Type="http://schemas.openxmlformats.org/officeDocument/2006/relationships/image" Target="media/image44.wmf"/><Relationship Id="rId81" Type="http://schemas.openxmlformats.org/officeDocument/2006/relationships/oleObject" Target="embeddings/oleObject29.bin"/><Relationship Id="rId86" Type="http://schemas.openxmlformats.org/officeDocument/2006/relationships/image" Target="media/image49.png"/><Relationship Id="rId9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A5B336-F681-4965-B105-A72B3A560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20</Pages>
  <Words>1765</Words>
  <Characters>10064</Characters>
  <Application>Microsoft Office Word</Application>
  <DocSecurity>0</DocSecurity>
  <Lines>83</Lines>
  <Paragraphs>23</Paragraphs>
  <ScaleCrop>false</ScaleCrop>
  <Company>JNU</Company>
  <LinksUpToDate>false</LinksUpToDate>
  <CharactersWithSpaces>11806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基础物理实验报告</dc:title>
  <dc:subject/>
  <dc:creator>刘欣</dc:creator>
  <cp:keywords/>
  <dc:description/>
  <cp:lastModifiedBy>LFZ</cp:lastModifiedBy>
  <cp:revision>7</cp:revision>
  <cp:lastPrinted>2017-11-13T01:26:00Z</cp:lastPrinted>
  <dcterms:created xsi:type="dcterms:W3CDTF">2017-11-13T01:24:00Z</dcterms:created>
  <dcterms:modified xsi:type="dcterms:W3CDTF">2017-11-13T04:19:00Z</dcterms:modified>
</cp:coreProperties>
</file>